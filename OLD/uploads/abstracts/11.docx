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8AC9C" w14:textId="3043E8AD" w:rsidR="00994F88" w:rsidRPr="00E623EB" w:rsidRDefault="0002037C" w:rsidP="00994F88">
      <w:pPr>
        <w:spacing w:line="276" w:lineRule="auto"/>
        <w:jc w:val="both"/>
        <w:rPr>
          <w:rFonts w:ascii="Arial" w:hAnsi="Arial" w:cs="Arial"/>
          <w:b/>
          <w:bCs/>
          <w:rPrChange w:id="0" w:author="Shubham Dubey" w:date="2022-12-14T17:06:00Z">
            <w:rPr>
              <w:b/>
              <w:bCs/>
            </w:rPr>
          </w:rPrChange>
        </w:rPr>
      </w:pPr>
      <w:bookmarkStart w:id="1" w:name="_Hlk88851888"/>
      <w:r w:rsidRPr="00E623EB">
        <w:rPr>
          <w:rFonts w:ascii="Arial" w:hAnsi="Arial" w:cs="Arial"/>
          <w:b/>
          <w:bCs/>
          <w:rPrChange w:id="2" w:author="Shubham Dubey" w:date="2022-12-14T17:06:00Z">
            <w:rPr>
              <w:b/>
              <w:bCs/>
            </w:rPr>
          </w:rPrChange>
        </w:rPr>
        <w:t>Volatile production</w:t>
      </w:r>
      <w:r w:rsidR="00994F88" w:rsidRPr="00E623EB">
        <w:rPr>
          <w:rFonts w:ascii="Arial" w:hAnsi="Arial" w:cs="Arial"/>
          <w:b/>
          <w:bCs/>
          <w:rPrChange w:id="3" w:author="Shubham Dubey" w:date="2022-12-14T17:06:00Z">
            <w:rPr>
              <w:b/>
              <w:bCs/>
            </w:rPr>
          </w:rPrChange>
        </w:rPr>
        <w:t xml:space="preserve"> by a salt stress-acclimatized microbiome emerges as a key mechanism of salinity stress tolerance in </w:t>
      </w:r>
      <w:r w:rsidR="00994F88" w:rsidRPr="00E623EB">
        <w:rPr>
          <w:rFonts w:ascii="Arial" w:hAnsi="Arial" w:cs="Arial"/>
          <w:b/>
          <w:bCs/>
          <w:i/>
          <w:iCs/>
          <w:rPrChange w:id="4" w:author="Shubham Dubey" w:date="2022-12-14T17:06:00Z">
            <w:rPr>
              <w:b/>
              <w:bCs/>
              <w:i/>
              <w:iCs/>
            </w:rPr>
          </w:rPrChange>
        </w:rPr>
        <w:t>Vigna radiata</w:t>
      </w:r>
      <w:r w:rsidR="00994F88" w:rsidRPr="00E623EB">
        <w:rPr>
          <w:rFonts w:ascii="Arial" w:hAnsi="Arial" w:cs="Arial"/>
          <w:b/>
          <w:bCs/>
          <w:rPrChange w:id="5" w:author="Shubham Dubey" w:date="2022-12-14T17:06:00Z">
            <w:rPr>
              <w:b/>
              <w:bCs/>
            </w:rPr>
          </w:rPrChange>
        </w:rPr>
        <w:t xml:space="preserve"> </w:t>
      </w:r>
    </w:p>
    <w:p w14:paraId="7F72AFD7" w14:textId="77777777" w:rsidR="00994F88" w:rsidRDefault="00994F88" w:rsidP="00994F88">
      <w:pPr>
        <w:spacing w:line="276" w:lineRule="auto"/>
        <w:jc w:val="both"/>
        <w:rPr>
          <w:b/>
          <w:bCs/>
        </w:rPr>
      </w:pPr>
    </w:p>
    <w:p w14:paraId="6DD0BCC5" w14:textId="66AEC5DF" w:rsidR="00994F88" w:rsidRPr="00E623EB" w:rsidRDefault="00994F88" w:rsidP="00994F88">
      <w:pPr>
        <w:spacing w:line="360" w:lineRule="auto"/>
        <w:jc w:val="both"/>
        <w:rPr>
          <w:rFonts w:ascii="Arial" w:eastAsia="Times" w:hAnsi="Arial" w:cs="Arial"/>
          <w:sz w:val="22"/>
          <w:szCs w:val="22"/>
          <w:rPrChange w:id="6" w:author="Shubham Dubey" w:date="2022-12-14T17:07:00Z">
            <w:rPr>
              <w:rFonts w:ascii="Times" w:eastAsia="Times" w:hAnsi="Times" w:cs="Times"/>
            </w:rPr>
          </w:rPrChange>
        </w:rPr>
      </w:pPr>
      <w:r w:rsidRPr="00E623EB">
        <w:rPr>
          <w:rFonts w:ascii="Arial" w:eastAsia="Times" w:hAnsi="Arial" w:cs="Arial"/>
          <w:sz w:val="22"/>
          <w:szCs w:val="22"/>
          <w:rPrChange w:id="7" w:author="Shubham Dubey" w:date="2022-12-14T17:07:00Z">
            <w:rPr>
              <w:rFonts w:ascii="Times" w:eastAsia="Times" w:hAnsi="Times" w:cs="Times"/>
            </w:rPr>
          </w:rPrChange>
        </w:rPr>
        <w:t>Shubham Dubey</w:t>
      </w:r>
      <w:r w:rsidRPr="00E623EB">
        <w:rPr>
          <w:rFonts w:ascii="Arial" w:eastAsia="Times" w:hAnsi="Arial" w:cs="Arial"/>
          <w:sz w:val="22"/>
          <w:szCs w:val="22"/>
          <w:vertAlign w:val="superscript"/>
          <w:rPrChange w:id="8" w:author="Shubham Dubey" w:date="2022-12-14T17:07:00Z">
            <w:rPr>
              <w:rFonts w:ascii="Times" w:eastAsia="Times" w:hAnsi="Times" w:cs="Times"/>
              <w:vertAlign w:val="superscript"/>
            </w:rPr>
          </w:rPrChange>
        </w:rPr>
        <w:t>1</w:t>
      </w:r>
      <w:r w:rsidRPr="00E623EB">
        <w:rPr>
          <w:rFonts w:ascii="Arial" w:eastAsia="Times" w:hAnsi="Arial" w:cs="Arial"/>
          <w:sz w:val="22"/>
          <w:szCs w:val="22"/>
          <w:rPrChange w:id="9" w:author="Shubham Dubey" w:date="2022-12-14T17:07:00Z">
            <w:rPr>
              <w:rFonts w:ascii="Times" w:eastAsia="Times" w:hAnsi="Times" w:cs="Times"/>
            </w:rPr>
          </w:rPrChange>
        </w:rPr>
        <w:t>, Laure Weisskopf</w:t>
      </w:r>
      <w:r w:rsidRPr="00E623EB">
        <w:rPr>
          <w:rFonts w:ascii="Arial" w:eastAsia="Times" w:hAnsi="Arial" w:cs="Arial"/>
          <w:sz w:val="22"/>
          <w:szCs w:val="22"/>
          <w:vertAlign w:val="superscript"/>
          <w:rPrChange w:id="10" w:author="Shubham Dubey" w:date="2022-12-14T17:07:00Z">
            <w:rPr>
              <w:rFonts w:ascii="Times" w:eastAsia="Times" w:hAnsi="Times" w:cs="Times"/>
              <w:vertAlign w:val="superscript"/>
            </w:rPr>
          </w:rPrChange>
        </w:rPr>
        <w:t>2</w:t>
      </w:r>
      <w:r w:rsidRPr="00E623EB">
        <w:rPr>
          <w:rFonts w:ascii="Arial" w:eastAsia="Times" w:hAnsi="Arial" w:cs="Arial"/>
          <w:sz w:val="22"/>
          <w:szCs w:val="22"/>
          <w:rPrChange w:id="11" w:author="Shubham Dubey" w:date="2022-12-14T17:07:00Z">
            <w:rPr>
              <w:rFonts w:ascii="Times" w:eastAsia="Times" w:hAnsi="Times" w:cs="Times"/>
            </w:rPr>
          </w:rPrChange>
        </w:rPr>
        <w:t>, Shilpi Sharma</w:t>
      </w:r>
      <w:r w:rsidRPr="00E623EB">
        <w:rPr>
          <w:rFonts w:ascii="Arial" w:eastAsia="Times" w:hAnsi="Arial" w:cs="Arial"/>
          <w:sz w:val="22"/>
          <w:szCs w:val="22"/>
          <w:vertAlign w:val="superscript"/>
          <w:rPrChange w:id="12" w:author="Shubham Dubey" w:date="2022-12-14T17:07:00Z">
            <w:rPr>
              <w:rFonts w:ascii="Times" w:eastAsia="Times" w:hAnsi="Times" w:cs="Times"/>
              <w:vertAlign w:val="superscript"/>
            </w:rPr>
          </w:rPrChange>
        </w:rPr>
        <w:t>1</w:t>
      </w:r>
      <w:r w:rsidRPr="00E623EB">
        <w:rPr>
          <w:rFonts w:ascii="Arial" w:eastAsia="Times" w:hAnsi="Arial" w:cs="Arial"/>
          <w:sz w:val="22"/>
          <w:szCs w:val="22"/>
          <w:rPrChange w:id="13" w:author="Shubham Dubey" w:date="2022-12-14T17:07:00Z">
            <w:rPr>
              <w:rFonts w:ascii="Times" w:eastAsia="Times" w:hAnsi="Times" w:cs="Times"/>
            </w:rPr>
          </w:rPrChange>
        </w:rPr>
        <w:t xml:space="preserve">* </w:t>
      </w:r>
    </w:p>
    <w:p w14:paraId="7BE6C088" w14:textId="77777777" w:rsidR="00994F88" w:rsidRPr="00E623EB" w:rsidRDefault="00994F88" w:rsidP="00994F88">
      <w:pPr>
        <w:spacing w:line="360" w:lineRule="auto"/>
        <w:jc w:val="both"/>
        <w:rPr>
          <w:rFonts w:ascii="Arial" w:eastAsia="Times" w:hAnsi="Arial" w:cs="Arial"/>
          <w:sz w:val="22"/>
          <w:szCs w:val="22"/>
          <w:rPrChange w:id="14" w:author="Shubham Dubey" w:date="2022-12-14T17:07:00Z">
            <w:rPr>
              <w:rFonts w:ascii="Times" w:eastAsia="Times" w:hAnsi="Times" w:cs="Times"/>
            </w:rPr>
          </w:rPrChange>
        </w:rPr>
      </w:pPr>
    </w:p>
    <w:p w14:paraId="5E75220E" w14:textId="77777777" w:rsidR="00994F88" w:rsidRPr="00E623EB" w:rsidRDefault="00994F88" w:rsidP="00994F88">
      <w:pPr>
        <w:spacing w:line="360" w:lineRule="auto"/>
        <w:jc w:val="both"/>
        <w:rPr>
          <w:rFonts w:ascii="Arial" w:eastAsia="Times" w:hAnsi="Arial" w:cs="Arial"/>
          <w:i/>
          <w:iCs/>
          <w:sz w:val="22"/>
          <w:szCs w:val="22"/>
          <w:rPrChange w:id="15" w:author="Shubham Dubey" w:date="2022-12-14T17:10:00Z">
            <w:rPr>
              <w:rFonts w:ascii="Times" w:eastAsia="Times" w:hAnsi="Times" w:cs="Times"/>
            </w:rPr>
          </w:rPrChange>
        </w:rPr>
      </w:pPr>
      <w:r w:rsidRPr="00E623EB">
        <w:rPr>
          <w:rFonts w:ascii="Arial" w:eastAsia="Times" w:hAnsi="Arial" w:cs="Arial"/>
          <w:i/>
          <w:iCs/>
          <w:sz w:val="22"/>
          <w:szCs w:val="22"/>
          <w:vertAlign w:val="superscript"/>
          <w:rPrChange w:id="16" w:author="Shubham Dubey" w:date="2022-12-14T17:10:00Z">
            <w:rPr>
              <w:rFonts w:ascii="Times" w:eastAsia="Times" w:hAnsi="Times" w:cs="Times"/>
              <w:vertAlign w:val="superscript"/>
            </w:rPr>
          </w:rPrChange>
        </w:rPr>
        <w:t>1</w:t>
      </w:r>
      <w:r w:rsidRPr="00E623EB">
        <w:rPr>
          <w:rFonts w:ascii="Arial" w:eastAsia="Times" w:hAnsi="Arial" w:cs="Arial"/>
          <w:i/>
          <w:iCs/>
          <w:sz w:val="22"/>
          <w:szCs w:val="22"/>
          <w:rPrChange w:id="17" w:author="Shubham Dubey" w:date="2022-12-14T17:10:00Z">
            <w:rPr>
              <w:rFonts w:ascii="Times" w:eastAsia="Times" w:hAnsi="Times" w:cs="Times"/>
            </w:rPr>
          </w:rPrChange>
        </w:rPr>
        <w:t>Department of Biochemical Engineering and Biotechnology, Indian Institute of Technology Delhi, New Delhi, India 110016</w:t>
      </w:r>
    </w:p>
    <w:p w14:paraId="4EA86EA4" w14:textId="656E2C2D" w:rsidR="00994F88" w:rsidRPr="00E623EB" w:rsidRDefault="00994F88" w:rsidP="00994F88">
      <w:pPr>
        <w:spacing w:line="360" w:lineRule="auto"/>
        <w:jc w:val="both"/>
        <w:rPr>
          <w:ins w:id="18" w:author="Shubham Dubey" w:date="2022-12-14T17:06:00Z"/>
          <w:rFonts w:ascii="Arial" w:eastAsia="Times" w:hAnsi="Arial" w:cs="Arial"/>
          <w:i/>
          <w:iCs/>
          <w:sz w:val="22"/>
          <w:szCs w:val="22"/>
          <w:rPrChange w:id="19" w:author="Shubham Dubey" w:date="2022-12-14T17:10:00Z">
            <w:rPr>
              <w:ins w:id="20" w:author="Shubham Dubey" w:date="2022-12-14T17:06:00Z"/>
              <w:rFonts w:ascii="Times" w:eastAsia="Times" w:hAnsi="Times" w:cs="Times"/>
            </w:rPr>
          </w:rPrChange>
        </w:rPr>
      </w:pPr>
      <w:r w:rsidRPr="00E623EB">
        <w:rPr>
          <w:rFonts w:ascii="Arial" w:eastAsia="Times" w:hAnsi="Arial" w:cs="Arial"/>
          <w:i/>
          <w:iCs/>
          <w:sz w:val="22"/>
          <w:szCs w:val="22"/>
          <w:vertAlign w:val="superscript"/>
          <w:rPrChange w:id="21" w:author="Shubham Dubey" w:date="2022-12-14T17:10:00Z">
            <w:rPr>
              <w:rFonts w:ascii="Times" w:eastAsia="Times" w:hAnsi="Times" w:cs="Times"/>
              <w:vertAlign w:val="superscript"/>
            </w:rPr>
          </w:rPrChange>
        </w:rPr>
        <w:t>2</w:t>
      </w:r>
      <w:r w:rsidRPr="00E623EB">
        <w:rPr>
          <w:rFonts w:ascii="Arial" w:eastAsia="Times" w:hAnsi="Arial" w:cs="Arial"/>
          <w:i/>
          <w:iCs/>
          <w:sz w:val="22"/>
          <w:szCs w:val="22"/>
          <w:rPrChange w:id="22" w:author="Shubham Dubey" w:date="2022-12-14T17:10:00Z">
            <w:rPr>
              <w:rFonts w:ascii="Times" w:eastAsia="Times" w:hAnsi="Times" w:cs="Times"/>
            </w:rPr>
          </w:rPrChange>
        </w:rPr>
        <w:t xml:space="preserve">Department of Biology, University of Fribourg, Chemin du </w:t>
      </w:r>
      <w:proofErr w:type="spellStart"/>
      <w:r w:rsidRPr="00E623EB">
        <w:rPr>
          <w:rFonts w:ascii="Arial" w:eastAsia="Times" w:hAnsi="Arial" w:cs="Arial"/>
          <w:i/>
          <w:iCs/>
          <w:sz w:val="22"/>
          <w:szCs w:val="22"/>
          <w:rPrChange w:id="23" w:author="Shubham Dubey" w:date="2022-12-14T17:10:00Z">
            <w:rPr>
              <w:rFonts w:ascii="Times" w:eastAsia="Times" w:hAnsi="Times" w:cs="Times"/>
            </w:rPr>
          </w:rPrChange>
        </w:rPr>
        <w:t>Musée</w:t>
      </w:r>
      <w:proofErr w:type="spellEnd"/>
      <w:r w:rsidRPr="00E623EB">
        <w:rPr>
          <w:rFonts w:ascii="Arial" w:eastAsia="Times" w:hAnsi="Arial" w:cs="Arial"/>
          <w:i/>
          <w:iCs/>
          <w:sz w:val="22"/>
          <w:szCs w:val="22"/>
          <w:rPrChange w:id="24" w:author="Shubham Dubey" w:date="2022-12-14T17:10:00Z">
            <w:rPr>
              <w:rFonts w:ascii="Times" w:eastAsia="Times" w:hAnsi="Times" w:cs="Times"/>
            </w:rPr>
          </w:rPrChange>
        </w:rPr>
        <w:t xml:space="preserve"> 10, 1700 Fribourg, Switzerland.</w:t>
      </w:r>
    </w:p>
    <w:p w14:paraId="4EA1A711" w14:textId="16628FB3" w:rsidR="00E623EB" w:rsidDel="00E623EB" w:rsidRDefault="00E623EB" w:rsidP="00994F88">
      <w:pPr>
        <w:spacing w:line="360" w:lineRule="auto"/>
        <w:jc w:val="both"/>
        <w:rPr>
          <w:del w:id="25" w:author="Shubham Dubey" w:date="2022-12-14T17:08:00Z"/>
        </w:rPr>
      </w:pPr>
      <w:ins w:id="26" w:author="Shubham Dubey" w:date="2022-12-14T17:06:00Z">
        <w:r w:rsidRPr="00E623EB">
          <w:rPr>
            <w:rFonts w:ascii="Arial" w:eastAsia="Times" w:hAnsi="Arial" w:cs="Arial"/>
            <w:sz w:val="22"/>
            <w:szCs w:val="22"/>
            <w:rPrChange w:id="27" w:author="Shubham Dubey" w:date="2022-12-14T17:07:00Z">
              <w:rPr>
                <w:rFonts w:ascii="Times" w:eastAsia="Times" w:hAnsi="Times" w:cs="Times"/>
              </w:rPr>
            </w:rPrChange>
          </w:rPr>
          <w:t>Email:</w:t>
        </w:r>
      </w:ins>
      <w:ins w:id="28" w:author="Shubham Dubey" w:date="2022-12-14T17:07:00Z">
        <w:r w:rsidRPr="00E623EB">
          <w:rPr>
            <w:rFonts w:ascii="Arial" w:eastAsia="Times" w:hAnsi="Arial" w:cs="Arial"/>
            <w:sz w:val="22"/>
            <w:szCs w:val="22"/>
            <w:rPrChange w:id="29" w:author="Shubham Dubey" w:date="2022-12-14T17:07:00Z">
              <w:rPr>
                <w:rFonts w:ascii="Times" w:eastAsia="Times" w:hAnsi="Times" w:cs="Times"/>
              </w:rPr>
            </w:rPrChange>
          </w:rPr>
          <w:t xml:space="preserve"> </w:t>
        </w:r>
      </w:ins>
      <w:ins w:id="30" w:author="Shubham Dubey" w:date="2022-12-14T17:08:00Z">
        <w:r>
          <w:rPr>
            <w:rFonts w:ascii="Arial" w:eastAsia="Times" w:hAnsi="Arial" w:cs="Arial"/>
            <w:sz w:val="22"/>
            <w:szCs w:val="22"/>
          </w:rPr>
          <w:fldChar w:fldCharType="begin"/>
        </w:r>
        <w:r>
          <w:rPr>
            <w:rFonts w:ascii="Arial" w:eastAsia="Times" w:hAnsi="Arial" w:cs="Arial"/>
            <w:sz w:val="22"/>
            <w:szCs w:val="22"/>
          </w:rPr>
          <w:instrText xml:space="preserve"> HYPERLINK "mailto:</w:instrText>
        </w:r>
      </w:ins>
      <w:ins w:id="31" w:author="Shubham Dubey" w:date="2022-12-14T17:07:00Z">
        <w:r w:rsidRPr="00E623EB">
          <w:rPr>
            <w:rFonts w:ascii="Arial" w:eastAsia="Times" w:hAnsi="Arial" w:cs="Arial"/>
            <w:sz w:val="22"/>
            <w:szCs w:val="22"/>
            <w:rPrChange w:id="32" w:author="Shubham Dubey" w:date="2022-12-14T17:07:00Z">
              <w:rPr>
                <w:rFonts w:ascii="Times" w:eastAsia="Times" w:hAnsi="Times" w:cs="Times"/>
              </w:rPr>
            </w:rPrChange>
          </w:rPr>
          <w:instrText>shilpi@dbeb.iitd.ac.in</w:instrText>
        </w:r>
      </w:ins>
      <w:ins w:id="33" w:author="Shubham Dubey" w:date="2022-12-14T17:08:00Z">
        <w:r>
          <w:rPr>
            <w:rFonts w:ascii="Arial" w:eastAsia="Times" w:hAnsi="Arial" w:cs="Arial"/>
            <w:sz w:val="22"/>
            <w:szCs w:val="22"/>
          </w:rPr>
          <w:instrText xml:space="preserve">" </w:instrText>
        </w:r>
        <w:r>
          <w:rPr>
            <w:rFonts w:ascii="Arial" w:eastAsia="Times" w:hAnsi="Arial" w:cs="Arial"/>
            <w:sz w:val="22"/>
            <w:szCs w:val="22"/>
          </w:rPr>
          <w:fldChar w:fldCharType="separate"/>
        </w:r>
      </w:ins>
      <w:ins w:id="34" w:author="Shubham Dubey" w:date="2022-12-14T17:07:00Z">
        <w:r w:rsidRPr="00A70EDA">
          <w:rPr>
            <w:rStyle w:val="Hyperlink"/>
            <w:rFonts w:ascii="Arial" w:eastAsia="Times" w:hAnsi="Arial" w:cs="Arial"/>
            <w:sz w:val="22"/>
            <w:szCs w:val="22"/>
            <w:rPrChange w:id="35" w:author="Shubham Dubey" w:date="2022-12-14T17:07:00Z">
              <w:rPr>
                <w:rFonts w:ascii="Times" w:eastAsia="Times" w:hAnsi="Times" w:cs="Times"/>
              </w:rPr>
            </w:rPrChange>
          </w:rPr>
          <w:t>shilpi@dbeb.iitd.ac.in</w:t>
        </w:r>
      </w:ins>
      <w:ins w:id="36" w:author="Shubham Dubey" w:date="2022-12-14T17:08:00Z">
        <w:r>
          <w:rPr>
            <w:rFonts w:ascii="Arial" w:eastAsia="Times" w:hAnsi="Arial" w:cs="Arial"/>
            <w:sz w:val="22"/>
            <w:szCs w:val="22"/>
          </w:rPr>
          <w:fldChar w:fldCharType="end"/>
        </w:r>
      </w:ins>
    </w:p>
    <w:p w14:paraId="1A18308D" w14:textId="77777777" w:rsidR="00E623EB" w:rsidRPr="00E623EB" w:rsidRDefault="00E623EB" w:rsidP="00994F88">
      <w:pPr>
        <w:spacing w:line="360" w:lineRule="auto"/>
        <w:jc w:val="both"/>
        <w:rPr>
          <w:ins w:id="37" w:author="Shubham Dubey" w:date="2022-12-14T17:08:00Z"/>
          <w:rFonts w:ascii="Arial" w:hAnsi="Arial" w:cs="Arial"/>
          <w:b/>
          <w:bCs/>
          <w:strike/>
          <w:sz w:val="22"/>
          <w:szCs w:val="22"/>
          <w:rPrChange w:id="38" w:author="Shubham Dubey" w:date="2022-12-14T17:07:00Z">
            <w:rPr>
              <w:ins w:id="39" w:author="Shubham Dubey" w:date="2022-12-14T17:08:00Z"/>
              <w:b/>
              <w:bCs/>
              <w:strike/>
            </w:rPr>
          </w:rPrChange>
        </w:rPr>
      </w:pPr>
    </w:p>
    <w:p w14:paraId="2EA97793" w14:textId="614C9113" w:rsidR="00994F88" w:rsidRDefault="00994F88" w:rsidP="00994F88">
      <w:pPr>
        <w:spacing w:line="360" w:lineRule="auto"/>
        <w:jc w:val="both"/>
        <w:rPr>
          <w:ins w:id="40" w:author="Shubham Dubey" w:date="2022-12-14T17:07:00Z"/>
        </w:rPr>
      </w:pPr>
    </w:p>
    <w:p w14:paraId="51666762" w14:textId="59C83482" w:rsidR="00E623EB" w:rsidRPr="00E623EB" w:rsidRDefault="00E623EB" w:rsidP="00994F88">
      <w:pPr>
        <w:spacing w:line="360" w:lineRule="auto"/>
        <w:jc w:val="both"/>
        <w:rPr>
          <w:ins w:id="41" w:author="Shubham Dubey" w:date="2022-12-14T17:08:00Z"/>
          <w:rFonts w:ascii="Arial" w:hAnsi="Arial" w:cs="Arial"/>
          <w:b/>
          <w:bCs/>
          <w:sz w:val="22"/>
          <w:szCs w:val="22"/>
        </w:rPr>
      </w:pPr>
      <w:ins w:id="42" w:author="Shubham Dubey" w:date="2022-12-14T17:07:00Z">
        <w:r w:rsidRPr="00E623EB">
          <w:rPr>
            <w:rFonts w:ascii="Arial" w:hAnsi="Arial" w:cs="Arial"/>
            <w:b/>
            <w:bCs/>
            <w:sz w:val="22"/>
            <w:szCs w:val="22"/>
            <w:rPrChange w:id="43" w:author="Shubham Dubey" w:date="2022-12-14T17:08:00Z">
              <w:rPr/>
            </w:rPrChange>
          </w:rPr>
          <w:t>Abstract</w:t>
        </w:r>
      </w:ins>
    </w:p>
    <w:p w14:paraId="709339E3" w14:textId="77777777" w:rsidR="00E623EB" w:rsidRPr="00E623EB" w:rsidRDefault="00E623EB" w:rsidP="00994F88">
      <w:pPr>
        <w:spacing w:line="360" w:lineRule="auto"/>
        <w:jc w:val="both"/>
        <w:rPr>
          <w:rFonts w:ascii="Arial" w:hAnsi="Arial" w:cs="Arial"/>
          <w:b/>
          <w:bCs/>
          <w:sz w:val="22"/>
          <w:szCs w:val="22"/>
          <w:rPrChange w:id="44" w:author="Shubham Dubey" w:date="2022-12-14T17:08:00Z">
            <w:rPr/>
          </w:rPrChange>
        </w:rPr>
      </w:pPr>
    </w:p>
    <w:p w14:paraId="365D0EC1" w14:textId="730ECFD9" w:rsidR="00994F88" w:rsidRPr="00E623EB" w:rsidRDefault="00994F88" w:rsidP="00994F88">
      <w:pPr>
        <w:spacing w:line="360" w:lineRule="auto"/>
        <w:jc w:val="both"/>
        <w:rPr>
          <w:rFonts w:ascii="Arial" w:hAnsi="Arial" w:cs="Arial"/>
          <w:sz w:val="22"/>
          <w:szCs w:val="22"/>
          <w:rPrChange w:id="45" w:author="Shubham Dubey" w:date="2022-12-14T17:09:00Z">
            <w:rPr/>
          </w:rPrChange>
        </w:rPr>
      </w:pPr>
      <w:r w:rsidRPr="00E623EB">
        <w:rPr>
          <w:rFonts w:ascii="Arial" w:hAnsi="Arial" w:cs="Arial"/>
          <w:sz w:val="22"/>
          <w:szCs w:val="22"/>
          <w:rPrChange w:id="46" w:author="Shubham Dubey" w:date="2022-12-14T17:09:00Z">
            <w:rPr/>
          </w:rPrChange>
        </w:rPr>
        <w:t xml:space="preserve">Salinity stress is a major abiotic stress </w:t>
      </w:r>
      <w:r w:rsidR="0002037C" w:rsidRPr="00E623EB">
        <w:rPr>
          <w:rFonts w:ascii="Arial" w:hAnsi="Arial" w:cs="Arial"/>
          <w:sz w:val="22"/>
          <w:szCs w:val="22"/>
          <w:rPrChange w:id="47" w:author="Shubham Dubey" w:date="2022-12-14T17:09:00Z">
            <w:rPr/>
          </w:rPrChange>
        </w:rPr>
        <w:t xml:space="preserve">that </w:t>
      </w:r>
      <w:r w:rsidRPr="00E623EB">
        <w:rPr>
          <w:rFonts w:ascii="Arial" w:hAnsi="Arial" w:cs="Arial"/>
          <w:sz w:val="22"/>
          <w:szCs w:val="22"/>
          <w:rPrChange w:id="48" w:author="Shubham Dubey" w:date="2022-12-14T17:09:00Z">
            <w:rPr/>
          </w:rPrChange>
        </w:rPr>
        <w:t xml:space="preserve">threatens agricultural productivity worldwide. Hence, sustainable means of salinity stress mitigation need to be employed for increased agricultural outputs. Engineering of rhizospheric microbiome is a promising strategy having significant potential to resolve the problems in agricultural systems. Based on the </w:t>
      </w:r>
      <w:r w:rsidR="0002037C" w:rsidRPr="00E623EB">
        <w:rPr>
          <w:rFonts w:ascii="Arial" w:hAnsi="Arial" w:cs="Arial"/>
          <w:sz w:val="22"/>
          <w:szCs w:val="22"/>
          <w:rPrChange w:id="49" w:author="Shubham Dubey" w:date="2022-12-14T17:09:00Z">
            <w:rPr/>
          </w:rPrChange>
        </w:rPr>
        <w:t xml:space="preserve">novel </w:t>
      </w:r>
      <w:r w:rsidRPr="00E623EB">
        <w:rPr>
          <w:rFonts w:ascii="Arial" w:hAnsi="Arial" w:cs="Arial"/>
          <w:sz w:val="22"/>
          <w:szCs w:val="22"/>
          <w:rPrChange w:id="50" w:author="Shubham Dubey" w:date="2022-12-14T17:09:00Z">
            <w:rPr/>
          </w:rPrChange>
        </w:rPr>
        <w:t xml:space="preserve">strategy of top-down approach of </w:t>
      </w:r>
      <w:r w:rsidR="00C67CDD" w:rsidRPr="00E623EB">
        <w:rPr>
          <w:rFonts w:ascii="Arial" w:hAnsi="Arial" w:cs="Arial"/>
          <w:sz w:val="22"/>
          <w:szCs w:val="22"/>
          <w:rPrChange w:id="51" w:author="Shubham Dubey" w:date="2022-12-14T17:09:00Z">
            <w:rPr/>
          </w:rPrChange>
        </w:rPr>
        <w:t xml:space="preserve">rhizosphere </w:t>
      </w:r>
      <w:r w:rsidRPr="00E623EB">
        <w:rPr>
          <w:rFonts w:ascii="Arial" w:hAnsi="Arial" w:cs="Arial"/>
          <w:sz w:val="22"/>
          <w:szCs w:val="22"/>
          <w:rPrChange w:id="52" w:author="Shubham Dubey" w:date="2022-12-14T17:09:00Z">
            <w:rPr/>
          </w:rPrChange>
        </w:rPr>
        <w:t xml:space="preserve">engineering, adaptation of native rhizospheric microbiome of host plant to a specific trait occurs across several passaging cycles under selection pressure, by using rhizospheric microbiome as inoculum for successive plant growth cycles. While conventional bioinoculants have the disadvantage of being rejected by resident soil microflora, the application of acclimatized rhizospheric microbiome has great potential, </w:t>
      </w:r>
      <w:proofErr w:type="spellStart"/>
      <w:ins w:id="53" w:author="Shubham Dubey" w:date="2022-12-14T17:10:00Z">
        <w:r w:rsidR="00E623EB">
          <w:rPr>
            <w:rFonts w:ascii="Arial" w:hAnsi="Arial" w:cs="Arial"/>
            <w:sz w:val="22"/>
            <w:szCs w:val="22"/>
          </w:rPr>
          <w:t>op</w:t>
        </w:r>
      </w:ins>
      <w:r w:rsidRPr="00E623EB">
        <w:rPr>
          <w:rFonts w:ascii="Arial" w:hAnsi="Arial" w:cs="Arial"/>
          <w:sz w:val="22"/>
          <w:szCs w:val="22"/>
          <w:rPrChange w:id="54" w:author="Shubham Dubey" w:date="2022-12-14T17:09:00Z">
            <w:rPr/>
          </w:rPrChange>
        </w:rPr>
        <w:t>being</w:t>
      </w:r>
      <w:proofErr w:type="spellEnd"/>
      <w:r w:rsidRPr="00E623EB">
        <w:rPr>
          <w:rFonts w:ascii="Arial" w:hAnsi="Arial" w:cs="Arial"/>
          <w:sz w:val="22"/>
          <w:szCs w:val="22"/>
          <w:rPrChange w:id="55" w:author="Shubham Dubey" w:date="2022-12-14T17:09:00Z">
            <w:rPr/>
          </w:rPrChange>
        </w:rPr>
        <w:t xml:space="preserve"> stress-adaptive in nature. Therefore, application of acclimatised microbiome can result in enhanced plant fitness under stressful conditions. The present study aimed to generate a salt-stress adapted rhizospheric community and understand its mechanism of action in salinity stress mitigation in </w:t>
      </w:r>
      <w:r w:rsidRPr="00E623EB">
        <w:rPr>
          <w:rFonts w:ascii="Arial" w:hAnsi="Arial" w:cs="Arial"/>
          <w:i/>
          <w:iCs/>
          <w:sz w:val="22"/>
          <w:szCs w:val="22"/>
          <w:rPrChange w:id="56" w:author="Shubham Dubey" w:date="2022-12-14T17:09:00Z">
            <w:rPr>
              <w:i/>
              <w:iCs/>
            </w:rPr>
          </w:rPrChange>
        </w:rPr>
        <w:t>Vigna radiata</w:t>
      </w:r>
      <w:r w:rsidRPr="00E623EB">
        <w:rPr>
          <w:rFonts w:ascii="Arial" w:hAnsi="Arial" w:cs="Arial"/>
          <w:sz w:val="22"/>
          <w:szCs w:val="22"/>
          <w:rPrChange w:id="57" w:author="Shubham Dubey" w:date="2022-12-14T17:09:00Z">
            <w:rPr/>
          </w:rPrChange>
        </w:rPr>
        <w:t xml:space="preserve">. Bacterial strains were isolated from stress-acclimatized microbiome, </w:t>
      </w:r>
      <w:r w:rsidR="00C67CDD" w:rsidRPr="00E623EB">
        <w:rPr>
          <w:rFonts w:ascii="Arial" w:hAnsi="Arial" w:cs="Arial"/>
          <w:sz w:val="22"/>
          <w:szCs w:val="22"/>
          <w:rPrChange w:id="58" w:author="Shubham Dubey" w:date="2022-12-14T17:09:00Z">
            <w:rPr/>
          </w:rPrChange>
        </w:rPr>
        <w:t>on</w:t>
      </w:r>
      <w:r w:rsidRPr="00E623EB">
        <w:rPr>
          <w:rFonts w:ascii="Arial" w:hAnsi="Arial" w:cs="Arial"/>
          <w:sz w:val="22"/>
          <w:szCs w:val="22"/>
          <w:rPrChange w:id="59" w:author="Shubham Dubey" w:date="2022-12-14T17:09:00Z">
            <w:rPr/>
          </w:rPrChange>
        </w:rPr>
        <w:t xml:space="preserve"> group-specific media, for creating a culture bank. Specific bacterial isolates were found to produce volatiles, leading to salt stress mitigation in </w:t>
      </w:r>
      <w:r w:rsidRPr="00E623EB">
        <w:rPr>
          <w:rFonts w:ascii="Arial" w:hAnsi="Arial" w:cs="Arial"/>
          <w:i/>
          <w:iCs/>
          <w:sz w:val="22"/>
          <w:szCs w:val="22"/>
          <w:rPrChange w:id="60" w:author="Shubham Dubey" w:date="2022-12-14T17:09:00Z">
            <w:rPr>
              <w:i/>
              <w:iCs/>
            </w:rPr>
          </w:rPrChange>
        </w:rPr>
        <w:t>Arabidopsis</w:t>
      </w:r>
      <w:r w:rsidRPr="00E623EB">
        <w:rPr>
          <w:rFonts w:ascii="Arial" w:hAnsi="Arial" w:cs="Arial"/>
          <w:sz w:val="22"/>
          <w:szCs w:val="22"/>
          <w:rPrChange w:id="61" w:author="Shubham Dubey" w:date="2022-12-14T17:09:00Z">
            <w:rPr/>
          </w:rPrChange>
        </w:rPr>
        <w:t>, as determined by split plate assay</w:t>
      </w:r>
      <w:r w:rsidRPr="00E623EB">
        <w:rPr>
          <w:rFonts w:ascii="Arial" w:hAnsi="Arial" w:cs="Arial"/>
          <w:i/>
          <w:iCs/>
          <w:sz w:val="22"/>
          <w:szCs w:val="22"/>
          <w:rPrChange w:id="62" w:author="Shubham Dubey" w:date="2022-12-14T17:09:00Z">
            <w:rPr>
              <w:i/>
              <w:iCs/>
            </w:rPr>
          </w:rPrChange>
        </w:rPr>
        <w:t>.</w:t>
      </w:r>
      <w:r w:rsidRPr="00E623EB">
        <w:rPr>
          <w:rFonts w:ascii="Arial" w:hAnsi="Arial" w:cs="Arial"/>
          <w:sz w:val="22"/>
          <w:szCs w:val="22"/>
          <w:rPrChange w:id="63" w:author="Shubham Dubey" w:date="2022-12-14T17:09:00Z">
            <w:rPr/>
          </w:rPrChange>
        </w:rPr>
        <w:t xml:space="preserve"> The best performing plant growth promoting bacterial strains were selected for analysis of volatilomes by employing GC-MS study. Key metabolites, like 7 methyl-hexadecane, 2-(2-butoxyethoxy) ethanol, </w:t>
      </w:r>
      <w:proofErr w:type="spellStart"/>
      <w:r w:rsidRPr="00E623EB">
        <w:rPr>
          <w:rFonts w:ascii="Arial" w:hAnsi="Arial" w:cs="Arial"/>
          <w:sz w:val="22"/>
          <w:szCs w:val="22"/>
          <w:rPrChange w:id="64" w:author="Shubham Dubey" w:date="2022-12-14T17:09:00Z">
            <w:rPr/>
          </w:rPrChange>
        </w:rPr>
        <w:t>sulfur</w:t>
      </w:r>
      <w:proofErr w:type="spellEnd"/>
      <w:r w:rsidRPr="00E623EB">
        <w:rPr>
          <w:rFonts w:ascii="Arial" w:hAnsi="Arial" w:cs="Arial"/>
          <w:sz w:val="22"/>
          <w:szCs w:val="22"/>
          <w:rPrChange w:id="65" w:author="Shubham Dubey" w:date="2022-12-14T17:09:00Z">
            <w:rPr/>
          </w:rPrChange>
        </w:rPr>
        <w:t xml:space="preserve">-containing volatiles, etc. were identified after a detailed investigation of volatilomes of stress-acclimatized bacterial strains. These volatiles may </w:t>
      </w:r>
      <w:r w:rsidR="0002037C" w:rsidRPr="00E623EB">
        <w:rPr>
          <w:rFonts w:ascii="Arial" w:hAnsi="Arial" w:cs="Arial"/>
          <w:sz w:val="22"/>
          <w:szCs w:val="22"/>
          <w:rPrChange w:id="66" w:author="Shubham Dubey" w:date="2022-12-14T17:09:00Z">
            <w:rPr/>
          </w:rPrChange>
        </w:rPr>
        <w:t xml:space="preserve">contribute to </w:t>
      </w:r>
      <w:r w:rsidRPr="00E623EB">
        <w:rPr>
          <w:rFonts w:ascii="Arial" w:hAnsi="Arial" w:cs="Arial"/>
          <w:sz w:val="22"/>
          <w:szCs w:val="22"/>
          <w:rPrChange w:id="67" w:author="Shubham Dubey" w:date="2022-12-14T17:09:00Z">
            <w:rPr/>
          </w:rPrChange>
        </w:rPr>
        <w:t xml:space="preserve">plant development and stress tolerance. The current research work provides novel insights about application of </w:t>
      </w:r>
      <w:r w:rsidR="00ED759F" w:rsidRPr="00E623EB">
        <w:rPr>
          <w:rFonts w:ascii="Arial" w:hAnsi="Arial" w:cs="Arial"/>
          <w:sz w:val="22"/>
          <w:szCs w:val="22"/>
          <w:rPrChange w:id="68" w:author="Shubham Dubey" w:date="2022-12-14T17:09:00Z">
            <w:rPr/>
          </w:rPrChange>
        </w:rPr>
        <w:t xml:space="preserve">rhizosphere </w:t>
      </w:r>
      <w:r w:rsidRPr="00E623EB">
        <w:rPr>
          <w:rFonts w:ascii="Arial" w:hAnsi="Arial" w:cs="Arial"/>
          <w:sz w:val="22"/>
          <w:szCs w:val="22"/>
          <w:rPrChange w:id="69" w:author="Shubham Dubey" w:date="2022-12-14T17:09:00Z">
            <w:rPr/>
          </w:rPrChange>
        </w:rPr>
        <w:t>engineering in improving crop productivity and promoting sustainable agriculture.</w:t>
      </w:r>
      <w:bookmarkEnd w:id="1"/>
    </w:p>
    <w:p w14:paraId="68525A2C" w14:textId="77777777" w:rsidR="00CB3379" w:rsidRDefault="00CB3379"/>
    <w:sectPr w:rsidR="00CB3379" w:rsidSect="001652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Sylfaen"/>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ubham Dubey">
    <w15:presenceInfo w15:providerId="AD" w15:userId="S::bez177534@iitd.ac.in::f7863e59-054d-4aa0-b08d-a5aad3529a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F88"/>
    <w:rsid w:val="0002037C"/>
    <w:rsid w:val="00666967"/>
    <w:rsid w:val="00687905"/>
    <w:rsid w:val="007B79F5"/>
    <w:rsid w:val="00994F88"/>
    <w:rsid w:val="00BA4492"/>
    <w:rsid w:val="00C67CDD"/>
    <w:rsid w:val="00CB3379"/>
    <w:rsid w:val="00CC7408"/>
    <w:rsid w:val="00E623EB"/>
    <w:rsid w:val="00ED75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11430B2"/>
  <w15:chartTrackingRefBased/>
  <w15:docId w15:val="{45A30FB0-0170-EB47-8E82-8B7D24007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F88"/>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ED759F"/>
    <w:rPr>
      <w:rFonts w:ascii="Times New Roman" w:eastAsia="Times New Roman" w:hAnsi="Times New Roman" w:cs="Times New Roman"/>
      <w:lang w:eastAsia="en-GB"/>
    </w:rPr>
  </w:style>
  <w:style w:type="character" w:styleId="Hyperlink">
    <w:name w:val="Hyperlink"/>
    <w:basedOn w:val="DefaultParagraphFont"/>
    <w:uiPriority w:val="99"/>
    <w:unhideWhenUsed/>
    <w:rsid w:val="00E623EB"/>
    <w:rPr>
      <w:color w:val="0563C1" w:themeColor="hyperlink"/>
      <w:u w:val="single"/>
    </w:rPr>
  </w:style>
  <w:style w:type="character" w:styleId="UnresolvedMention">
    <w:name w:val="Unresolved Mention"/>
    <w:basedOn w:val="DefaultParagraphFont"/>
    <w:uiPriority w:val="99"/>
    <w:semiHidden/>
    <w:unhideWhenUsed/>
    <w:rsid w:val="00E62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313</Words>
  <Characters>2118</Characters>
  <Application>Microsoft Office Word</Application>
  <DocSecurity>0</DocSecurity>
  <Lines>35</Lines>
  <Paragraphs>7</Paragraphs>
  <ScaleCrop>false</ScaleCrop>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Dubey</dc:creator>
  <cp:keywords/>
  <dc:description/>
  <cp:lastModifiedBy>Shubham Dubey</cp:lastModifiedBy>
  <cp:revision>2</cp:revision>
  <dcterms:created xsi:type="dcterms:W3CDTF">2022-12-14T11:41:00Z</dcterms:created>
  <dcterms:modified xsi:type="dcterms:W3CDTF">2022-12-14T11:41:00Z</dcterms:modified>
</cp:coreProperties>
</file>