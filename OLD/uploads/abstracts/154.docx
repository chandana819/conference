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F9C61" w14:textId="554DD887" w:rsidR="002E6EEB" w:rsidRDefault="007C6AC8">
      <w:pPr>
        <w:rPr>
          <w:ins w:id="0" w:author="Srinath Adluri" w:date="2023-01-30T04:20:00Z"/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1467">
        <w:rPr>
          <w:rFonts w:ascii="Times New Roman" w:hAnsi="Times New Roman" w:cs="Times New Roman"/>
          <w:rPrChange w:id="1" w:author="Srinath Adluri" w:date="2023-01-30T03:28:00Z">
            <w:rPr/>
          </w:rPrChange>
        </w:rPr>
        <w:t xml:space="preserve">        </w:t>
      </w:r>
      <w:del w:id="2" w:author="Srinath Adluri" w:date="2023-01-30T03:33:00Z">
        <w:r w:rsidRPr="00161467" w:rsidDel="004F1A96">
          <w:rPr>
            <w:rFonts w:ascii="Times New Roman" w:hAnsi="Times New Roman" w:cs="Times New Roman"/>
            <w:rPrChange w:id="3" w:author="Srinath Adluri" w:date="2023-01-30T03:28:00Z">
              <w:rPr/>
            </w:rPrChange>
          </w:rPr>
          <w:delText xml:space="preserve">     </w:delText>
        </w:r>
      </w:del>
      <w:r w:rsidRPr="00161467">
        <w:rPr>
          <w:rFonts w:ascii="Times New Roman" w:hAnsi="Times New Roman" w:cs="Times New Roman"/>
          <w:rPrChange w:id="4" w:author="Srinath Adluri" w:date="2023-01-30T03:28:00Z">
            <w:rPr/>
          </w:rPrChange>
        </w:rPr>
        <w:t xml:space="preserve"> </w:t>
      </w:r>
      <w:del w:id="5" w:author="Srinath Adluri" w:date="2023-01-30T03:25:00Z">
        <w:r w:rsidRPr="00161467" w:rsidDel="00ED36E6">
          <w:rPr>
            <w:rFonts w:ascii="Times New Roman" w:hAnsi="Times New Roman" w:cs="Times New Roman"/>
            <w:rPrChange w:id="6" w:author="Srinath Adluri" w:date="2023-01-30T03:28:00Z">
              <w:rPr/>
            </w:rPrChange>
          </w:rPr>
          <w:delText xml:space="preserve">            </w:delText>
        </w:r>
      </w:del>
      <w:ins w:id="7" w:author="Srinath Adluri" w:date="2023-01-29T05:39:00Z">
        <w:r w:rsidR="00962892" w:rsidRPr="00161467">
          <w:rPr>
            <w:rFonts w:ascii="Times New Roman" w:hAnsi="Times New Roman" w:cs="Times New Roman"/>
            <w:rPrChange w:id="8" w:author="Srinath Adluri" w:date="2023-01-30T03:28:00Z">
              <w:rPr/>
            </w:rPrChange>
          </w:rPr>
          <w:t xml:space="preserve">   </w:t>
        </w:r>
      </w:ins>
      <w:r w:rsidRPr="00161467">
        <w:rPr>
          <w:rFonts w:ascii="Times New Roman" w:hAnsi="Times New Roman" w:cs="Times New Roman"/>
          <w:rPrChange w:id="9" w:author="Srinath Adluri" w:date="2023-01-30T03:28:00Z">
            <w:rPr/>
          </w:rPrChange>
        </w:rPr>
        <w:t xml:space="preserve"> </w:t>
      </w:r>
      <w:r w:rsidR="002E6EEB" w:rsidRPr="00161467">
        <w:rPr>
          <w:rFonts w:ascii="Times New Roman" w:hAnsi="Times New Roman" w:cs="Times New Roman"/>
          <w:b/>
          <w:bCs/>
          <w:sz w:val="28"/>
          <w:szCs w:val="28"/>
          <w:u w:val="single"/>
          <w:rPrChange w:id="10" w:author="Srinath Adluri" w:date="2023-01-30T03:28:00Z">
            <w:rPr>
              <w:b/>
              <w:bCs/>
            </w:rPr>
          </w:rPrChange>
        </w:rPr>
        <w:t>Elicitation</w:t>
      </w:r>
      <w:ins w:id="11" w:author="Srinath Adluri" w:date="2023-01-30T03:29:00Z">
        <w:r w:rsidR="00161467">
          <w:rPr>
            <w:rFonts w:ascii="Times New Roman" w:hAnsi="Times New Roman" w:cs="Times New Roman"/>
            <w:b/>
            <w:bCs/>
            <w:sz w:val="28"/>
            <w:szCs w:val="28"/>
            <w:u w:val="single"/>
          </w:rPr>
          <w:t xml:space="preserve">: </w:t>
        </w:r>
      </w:ins>
      <w:del w:id="12" w:author="Srinath Adluri" w:date="2023-01-30T03:29:00Z">
        <w:r w:rsidR="002E6EEB" w:rsidRPr="00161467" w:rsidDel="00161467">
          <w:rPr>
            <w:rFonts w:ascii="Times New Roman" w:hAnsi="Times New Roman" w:cs="Times New Roman"/>
            <w:b/>
            <w:bCs/>
            <w:sz w:val="28"/>
            <w:szCs w:val="28"/>
            <w:u w:val="single"/>
            <w:rPrChange w:id="13" w:author="Srinath Adluri" w:date="2023-01-30T03:28:00Z">
              <w:rPr>
                <w:b/>
                <w:bCs/>
              </w:rPr>
            </w:rPrChange>
          </w:rPr>
          <w:delText xml:space="preserve"> </w:delText>
        </w:r>
      </w:del>
      <w:r w:rsidR="002E6EEB" w:rsidRPr="00161467">
        <w:rPr>
          <w:rFonts w:ascii="Times New Roman" w:hAnsi="Times New Roman" w:cs="Times New Roman"/>
          <w:b/>
          <w:bCs/>
          <w:sz w:val="28"/>
          <w:szCs w:val="28"/>
          <w:u w:val="single"/>
          <w:rPrChange w:id="14" w:author="Srinath Adluri" w:date="2023-01-30T03:28:00Z">
            <w:rPr>
              <w:b/>
              <w:bCs/>
            </w:rPr>
          </w:rPrChange>
        </w:rPr>
        <w:t>an instinctive response of plants to the environment</w:t>
      </w:r>
    </w:p>
    <w:p w14:paraId="3424C917" w14:textId="77777777" w:rsidR="008D7ED9" w:rsidRPr="00161467" w:rsidRDefault="008D7ED9">
      <w:pPr>
        <w:rPr>
          <w:ins w:id="15" w:author="Srinath Adluri" w:date="2023-01-30T03:25:00Z"/>
          <w:rFonts w:ascii="Times New Roman" w:hAnsi="Times New Roman" w:cs="Times New Roman"/>
          <w:b/>
          <w:bCs/>
          <w:sz w:val="28"/>
          <w:szCs w:val="28"/>
          <w:u w:val="single"/>
          <w:rPrChange w:id="16" w:author="Srinath Adluri" w:date="2023-01-30T03:28:00Z">
            <w:rPr>
              <w:ins w:id="17" w:author="Srinath Adluri" w:date="2023-01-30T03:25:00Z"/>
              <w:b/>
              <w:bCs/>
              <w:sz w:val="28"/>
              <w:szCs w:val="28"/>
            </w:rPr>
          </w:rPrChange>
        </w:rPr>
      </w:pPr>
    </w:p>
    <w:p w14:paraId="5D05F93F" w14:textId="1E981147" w:rsidR="00ED36E6" w:rsidRPr="00161467" w:rsidRDefault="001C3CFC">
      <w:pPr>
        <w:rPr>
          <w:ins w:id="18" w:author="Srinath Adluri" w:date="2023-01-30T03:26:00Z"/>
          <w:rFonts w:ascii="Times New Roman" w:hAnsi="Times New Roman" w:cs="Times New Roman"/>
          <w:b/>
          <w:bCs/>
          <w:sz w:val="24"/>
          <w:szCs w:val="24"/>
          <w:rPrChange w:id="19" w:author="Srinath Adluri" w:date="2023-01-30T03:28:00Z">
            <w:rPr>
              <w:ins w:id="20" w:author="Srinath Adluri" w:date="2023-01-30T03:26:00Z"/>
              <w:b/>
              <w:bCs/>
              <w:sz w:val="28"/>
              <w:szCs w:val="28"/>
            </w:rPr>
          </w:rPrChange>
        </w:rPr>
      </w:pPr>
      <w:ins w:id="21" w:author="Srinath Adluri" w:date="2023-01-30T03:26:00Z">
        <w:r w:rsidRPr="00161467">
          <w:rPr>
            <w:rFonts w:ascii="Times New Roman" w:hAnsi="Times New Roman" w:cs="Times New Roman"/>
            <w:b/>
            <w:bCs/>
            <w:sz w:val="24"/>
            <w:szCs w:val="24"/>
            <w:rPrChange w:id="22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>Srividya A*, Research Scholar,</w:t>
        </w:r>
      </w:ins>
      <w:ins w:id="23" w:author="Srinath Adluri" w:date="2023-01-30T03:27:00Z">
        <w:r w:rsidR="004040CA" w:rsidRPr="00161467">
          <w:rPr>
            <w:rFonts w:ascii="Times New Roman" w:hAnsi="Times New Roman" w:cs="Times New Roman"/>
            <w:b/>
            <w:bCs/>
            <w:sz w:val="24"/>
            <w:szCs w:val="24"/>
            <w:rPrChange w:id="24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 xml:space="preserve"> Department of Biotechnology,</w:t>
        </w:r>
      </w:ins>
      <w:ins w:id="25" w:author="Srinath Adluri" w:date="2023-01-30T03:26:00Z">
        <w:r w:rsidRPr="00161467">
          <w:rPr>
            <w:rFonts w:ascii="Times New Roman" w:hAnsi="Times New Roman" w:cs="Times New Roman"/>
            <w:b/>
            <w:bCs/>
            <w:sz w:val="24"/>
            <w:szCs w:val="24"/>
            <w:rPrChange w:id="26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 xml:space="preserve"> NIT Warangal</w:t>
        </w:r>
      </w:ins>
    </w:p>
    <w:p w14:paraId="46F58DB4" w14:textId="34562320" w:rsidR="001C3CFC" w:rsidRPr="00161467" w:rsidRDefault="00BC61FD">
      <w:pPr>
        <w:rPr>
          <w:ins w:id="27" w:author="Srinath Adluri" w:date="2023-01-30T03:28:00Z"/>
          <w:rFonts w:ascii="Times New Roman" w:hAnsi="Times New Roman" w:cs="Times New Roman"/>
          <w:b/>
          <w:bCs/>
          <w:sz w:val="24"/>
          <w:szCs w:val="24"/>
          <w:rPrChange w:id="28" w:author="Srinath Adluri" w:date="2023-01-30T03:28:00Z">
            <w:rPr>
              <w:ins w:id="29" w:author="Srinath Adluri" w:date="2023-01-30T03:28:00Z"/>
              <w:b/>
              <w:bCs/>
              <w:sz w:val="24"/>
              <w:szCs w:val="24"/>
            </w:rPr>
          </w:rPrChange>
        </w:rPr>
      </w:pPr>
      <w:proofErr w:type="spellStart"/>
      <w:ins w:id="30" w:author="Srinath Adluri" w:date="2023-01-30T03:27:00Z">
        <w:r w:rsidRPr="00161467">
          <w:rPr>
            <w:rFonts w:ascii="Times New Roman" w:hAnsi="Times New Roman" w:cs="Times New Roman"/>
            <w:b/>
            <w:bCs/>
            <w:sz w:val="24"/>
            <w:szCs w:val="24"/>
            <w:rPrChange w:id="31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>Dr.</w:t>
        </w:r>
        <w:proofErr w:type="spellEnd"/>
        <w:r w:rsidRPr="00161467">
          <w:rPr>
            <w:rFonts w:ascii="Times New Roman" w:hAnsi="Times New Roman" w:cs="Times New Roman"/>
            <w:b/>
            <w:bCs/>
            <w:sz w:val="24"/>
            <w:szCs w:val="24"/>
            <w:rPrChange w:id="32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 xml:space="preserve"> </w:t>
        </w:r>
      </w:ins>
      <w:proofErr w:type="spellStart"/>
      <w:ins w:id="33" w:author="Srinath Adluri" w:date="2023-01-30T03:26:00Z">
        <w:r w:rsidR="001C3CFC" w:rsidRPr="00161467">
          <w:rPr>
            <w:rFonts w:ascii="Times New Roman" w:hAnsi="Times New Roman" w:cs="Times New Roman"/>
            <w:b/>
            <w:bCs/>
            <w:sz w:val="24"/>
            <w:szCs w:val="24"/>
            <w:rPrChange w:id="34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>Rathnaprabha</w:t>
        </w:r>
        <w:proofErr w:type="spellEnd"/>
        <w:r w:rsidR="001C3CFC" w:rsidRPr="00161467">
          <w:rPr>
            <w:rFonts w:ascii="Times New Roman" w:hAnsi="Times New Roman" w:cs="Times New Roman"/>
            <w:b/>
            <w:bCs/>
            <w:sz w:val="24"/>
            <w:szCs w:val="24"/>
            <w:rPrChange w:id="35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 xml:space="preserve"> D</w:t>
        </w:r>
        <w:r w:rsidR="004040CA" w:rsidRPr="00161467">
          <w:rPr>
            <w:rFonts w:ascii="Times New Roman" w:hAnsi="Times New Roman" w:cs="Times New Roman"/>
            <w:b/>
            <w:bCs/>
            <w:sz w:val="24"/>
            <w:szCs w:val="24"/>
            <w:rPrChange w:id="36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>, Assistant professor,</w:t>
        </w:r>
      </w:ins>
      <w:ins w:id="37" w:author="Srinath Adluri" w:date="2023-01-30T03:27:00Z">
        <w:r w:rsidR="004040CA" w:rsidRPr="00161467">
          <w:rPr>
            <w:rFonts w:ascii="Times New Roman" w:hAnsi="Times New Roman" w:cs="Times New Roman"/>
            <w:b/>
            <w:bCs/>
            <w:sz w:val="24"/>
            <w:szCs w:val="24"/>
            <w:rPrChange w:id="38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 xml:space="preserve"> </w:t>
        </w:r>
        <w:r w:rsidR="004040CA" w:rsidRPr="00161467">
          <w:rPr>
            <w:rFonts w:ascii="Times New Roman" w:hAnsi="Times New Roman" w:cs="Times New Roman"/>
            <w:b/>
            <w:bCs/>
            <w:sz w:val="24"/>
            <w:szCs w:val="24"/>
            <w:rPrChange w:id="39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>Department of Biote</w:t>
        </w:r>
        <w:r w:rsidR="004040CA" w:rsidRPr="00161467">
          <w:rPr>
            <w:rFonts w:ascii="Times New Roman" w:hAnsi="Times New Roman" w:cs="Times New Roman"/>
            <w:b/>
            <w:bCs/>
            <w:sz w:val="24"/>
            <w:szCs w:val="24"/>
            <w:rPrChange w:id="40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>c</w:t>
        </w:r>
        <w:r w:rsidR="004040CA" w:rsidRPr="00161467">
          <w:rPr>
            <w:rFonts w:ascii="Times New Roman" w:hAnsi="Times New Roman" w:cs="Times New Roman"/>
            <w:b/>
            <w:bCs/>
            <w:sz w:val="24"/>
            <w:szCs w:val="24"/>
            <w:rPrChange w:id="41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>hnology,</w:t>
        </w:r>
      </w:ins>
      <w:ins w:id="42" w:author="Srinath Adluri" w:date="2023-01-30T03:26:00Z">
        <w:r w:rsidR="004040CA" w:rsidRPr="00161467">
          <w:rPr>
            <w:rFonts w:ascii="Times New Roman" w:hAnsi="Times New Roman" w:cs="Times New Roman"/>
            <w:b/>
            <w:bCs/>
            <w:sz w:val="24"/>
            <w:szCs w:val="24"/>
            <w:rPrChange w:id="43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 xml:space="preserve"> NIT Wa</w:t>
        </w:r>
      </w:ins>
      <w:ins w:id="44" w:author="Srinath Adluri" w:date="2023-01-30T03:27:00Z">
        <w:r w:rsidR="004040CA" w:rsidRPr="00161467">
          <w:rPr>
            <w:rFonts w:ascii="Times New Roman" w:hAnsi="Times New Roman" w:cs="Times New Roman"/>
            <w:b/>
            <w:bCs/>
            <w:sz w:val="24"/>
            <w:szCs w:val="24"/>
            <w:rPrChange w:id="45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>rangal</w:t>
        </w:r>
      </w:ins>
    </w:p>
    <w:p w14:paraId="7ED7B597" w14:textId="77777777" w:rsidR="00BC61FD" w:rsidRDefault="00BC61FD">
      <w:pPr>
        <w:rPr>
          <w:ins w:id="46" w:author="Srinath Adluri" w:date="2023-01-30T03:39:00Z"/>
          <w:rFonts w:ascii="Times New Roman" w:hAnsi="Times New Roman" w:cs="Times New Roman"/>
          <w:b/>
          <w:bCs/>
          <w:sz w:val="24"/>
          <w:szCs w:val="24"/>
        </w:rPr>
      </w:pPr>
    </w:p>
    <w:p w14:paraId="1ABA6067" w14:textId="77777777" w:rsidR="00F0411F" w:rsidRPr="00161467" w:rsidRDefault="00F0411F">
      <w:pPr>
        <w:rPr>
          <w:ins w:id="47" w:author="Srinath Adluri" w:date="2023-01-30T03:27:00Z"/>
          <w:rFonts w:ascii="Times New Roman" w:hAnsi="Times New Roman" w:cs="Times New Roman"/>
          <w:b/>
          <w:bCs/>
          <w:sz w:val="24"/>
          <w:szCs w:val="24"/>
          <w:rPrChange w:id="48" w:author="Srinath Adluri" w:date="2023-01-30T03:28:00Z">
            <w:rPr>
              <w:ins w:id="49" w:author="Srinath Adluri" w:date="2023-01-30T03:27:00Z"/>
              <w:b/>
              <w:bCs/>
              <w:sz w:val="28"/>
              <w:szCs w:val="28"/>
            </w:rPr>
          </w:rPrChange>
        </w:rPr>
      </w:pPr>
    </w:p>
    <w:p w14:paraId="4C4DA0DF" w14:textId="4B26D02B" w:rsidR="00BC61FD" w:rsidRPr="00161467" w:rsidRDefault="00BC61FD">
      <w:pPr>
        <w:rPr>
          <w:rFonts w:ascii="Times New Roman" w:hAnsi="Times New Roman" w:cs="Times New Roman"/>
          <w:b/>
          <w:bCs/>
          <w:sz w:val="28"/>
          <w:szCs w:val="28"/>
          <w:rPrChange w:id="50" w:author="Srinath Adluri" w:date="2023-01-30T03:28:00Z">
            <w:rPr>
              <w:b/>
              <w:bCs/>
            </w:rPr>
          </w:rPrChange>
        </w:rPr>
      </w:pPr>
      <w:ins w:id="51" w:author="Srinath Adluri" w:date="2023-01-30T03:27:00Z">
        <w:r w:rsidRPr="00161467">
          <w:rPr>
            <w:rFonts w:ascii="Times New Roman" w:hAnsi="Times New Roman" w:cs="Times New Roman"/>
            <w:b/>
            <w:bCs/>
            <w:sz w:val="28"/>
            <w:szCs w:val="28"/>
            <w:rPrChange w:id="52" w:author="Srinath Adluri" w:date="2023-01-30T03:28:00Z">
              <w:rPr>
                <w:b/>
                <w:bCs/>
                <w:sz w:val="28"/>
                <w:szCs w:val="28"/>
              </w:rPr>
            </w:rPrChange>
          </w:rPr>
          <w:t>Abstract:</w:t>
        </w:r>
      </w:ins>
    </w:p>
    <w:p w14:paraId="4AACA795" w14:textId="6661E483" w:rsidR="00F0411F" w:rsidRDefault="001F5B94" w:rsidP="007C6AC8">
      <w:pPr>
        <w:jc w:val="both"/>
      </w:pPr>
      <w:r w:rsidRPr="00161467">
        <w:rPr>
          <w:rFonts w:ascii="Times New Roman" w:hAnsi="Times New Roman" w:cs="Times New Roman"/>
          <w:rPrChange w:id="53" w:author="Srinath Adluri" w:date="2023-01-30T03:28:00Z">
            <w:rPr/>
          </w:rPrChange>
        </w:rPr>
        <w:t xml:space="preserve">Plants are </w:t>
      </w:r>
      <w:r w:rsidR="00721C54" w:rsidRPr="00161467">
        <w:rPr>
          <w:rFonts w:ascii="Times New Roman" w:hAnsi="Times New Roman" w:cs="Times New Roman"/>
          <w:rPrChange w:id="54" w:author="Srinath Adluri" w:date="2023-01-30T03:28:00Z">
            <w:rPr/>
          </w:rPrChange>
        </w:rPr>
        <w:t xml:space="preserve">susceptible to various </w:t>
      </w:r>
      <w:r w:rsidR="00175475" w:rsidRPr="00161467">
        <w:rPr>
          <w:rFonts w:ascii="Times New Roman" w:hAnsi="Times New Roman" w:cs="Times New Roman"/>
          <w:rPrChange w:id="55" w:author="Srinath Adluri" w:date="2023-01-30T03:28:00Z">
            <w:rPr/>
          </w:rPrChange>
        </w:rPr>
        <w:t>environmental conditions</w:t>
      </w:r>
      <w:r w:rsidR="009B602A" w:rsidRPr="00161467">
        <w:rPr>
          <w:rFonts w:ascii="Times New Roman" w:hAnsi="Times New Roman" w:cs="Times New Roman"/>
          <w:rPrChange w:id="56" w:author="Srinath Adluri" w:date="2023-01-30T03:28:00Z">
            <w:rPr/>
          </w:rPrChange>
        </w:rPr>
        <w:t xml:space="preserve"> that trigger</w:t>
      </w:r>
      <w:r w:rsidR="004742F4" w:rsidRPr="00161467">
        <w:rPr>
          <w:rFonts w:ascii="Times New Roman" w:hAnsi="Times New Roman" w:cs="Times New Roman"/>
          <w:rPrChange w:id="57" w:author="Srinath Adluri" w:date="2023-01-30T03:28:00Z">
            <w:rPr/>
          </w:rPrChange>
        </w:rPr>
        <w:t xml:space="preserve"> the</w:t>
      </w:r>
      <w:r w:rsidR="006103CC" w:rsidRPr="00161467">
        <w:rPr>
          <w:rFonts w:ascii="Times New Roman" w:hAnsi="Times New Roman" w:cs="Times New Roman"/>
          <w:rPrChange w:id="58" w:author="Srinath Adluri" w:date="2023-01-30T03:28:00Z">
            <w:rPr/>
          </w:rPrChange>
        </w:rPr>
        <w:t>ir defensive</w:t>
      </w:r>
      <w:ins w:id="59" w:author="Srinath Adluri" w:date="2023-01-29T05:29:00Z">
        <w:r w:rsidR="00D22477" w:rsidRPr="00161467">
          <w:rPr>
            <w:rFonts w:ascii="Times New Roman" w:hAnsi="Times New Roman" w:cs="Times New Roman"/>
            <w:rPrChange w:id="60" w:author="Srinath Adluri" w:date="2023-01-30T03:28:00Z">
              <w:rPr/>
            </w:rPrChange>
          </w:rPr>
          <w:t xml:space="preserve">/stress </w:t>
        </w:r>
      </w:ins>
      <w:del w:id="61" w:author="Srinath Adluri" w:date="2023-01-29T05:29:00Z">
        <w:r w:rsidR="006103CC" w:rsidRPr="00161467" w:rsidDel="00D22477">
          <w:rPr>
            <w:rFonts w:ascii="Times New Roman" w:hAnsi="Times New Roman" w:cs="Times New Roman"/>
            <w:rPrChange w:id="62" w:author="Srinath Adluri" w:date="2023-01-30T03:28:00Z">
              <w:rPr/>
            </w:rPrChange>
          </w:rPr>
          <w:delText xml:space="preserve"> </w:delText>
        </w:r>
      </w:del>
      <w:r w:rsidR="006103CC" w:rsidRPr="00161467">
        <w:rPr>
          <w:rFonts w:ascii="Times New Roman" w:hAnsi="Times New Roman" w:cs="Times New Roman"/>
          <w:rPrChange w:id="63" w:author="Srinath Adluri" w:date="2023-01-30T03:28:00Z">
            <w:rPr/>
          </w:rPrChange>
        </w:rPr>
        <w:t>response</w:t>
      </w:r>
      <w:r w:rsidR="001C3DAF" w:rsidRPr="00161467">
        <w:rPr>
          <w:rFonts w:ascii="Times New Roman" w:hAnsi="Times New Roman" w:cs="Times New Roman"/>
          <w:rPrChange w:id="64" w:author="Srinath Adluri" w:date="2023-01-30T03:28:00Z">
            <w:rPr/>
          </w:rPrChange>
        </w:rPr>
        <w:t>s</w:t>
      </w:r>
      <w:r w:rsidR="007C6AC8" w:rsidRPr="00161467">
        <w:rPr>
          <w:rFonts w:ascii="Times New Roman" w:hAnsi="Times New Roman" w:cs="Times New Roman"/>
          <w:rPrChange w:id="65" w:author="Srinath Adluri" w:date="2023-01-30T03:28:00Z">
            <w:rPr/>
          </w:rPrChange>
        </w:rPr>
        <w:t>,</w:t>
      </w:r>
      <w:r w:rsidR="006103CC" w:rsidRPr="00161467">
        <w:rPr>
          <w:rFonts w:ascii="Times New Roman" w:hAnsi="Times New Roman" w:cs="Times New Roman"/>
          <w:rPrChange w:id="66" w:author="Srinath Adluri" w:date="2023-01-30T03:28:00Z">
            <w:rPr/>
          </w:rPrChange>
        </w:rPr>
        <w:t xml:space="preserve"> </w:t>
      </w:r>
      <w:r w:rsidR="005F7EC8" w:rsidRPr="00161467">
        <w:rPr>
          <w:rFonts w:ascii="Times New Roman" w:hAnsi="Times New Roman" w:cs="Times New Roman"/>
          <w:rPrChange w:id="67" w:author="Srinath Adluri" w:date="2023-01-30T03:28:00Z">
            <w:rPr/>
          </w:rPrChange>
        </w:rPr>
        <w:t xml:space="preserve">which </w:t>
      </w:r>
      <w:r w:rsidR="00A372D6" w:rsidRPr="00161467">
        <w:rPr>
          <w:rFonts w:ascii="Times New Roman" w:hAnsi="Times New Roman" w:cs="Times New Roman"/>
          <w:rPrChange w:id="68" w:author="Srinath Adluri" w:date="2023-01-30T03:28:00Z">
            <w:rPr/>
          </w:rPrChange>
        </w:rPr>
        <w:t>lead to the</w:t>
      </w:r>
      <w:r w:rsidR="002E6EEB" w:rsidRPr="00161467">
        <w:rPr>
          <w:rFonts w:ascii="Times New Roman" w:hAnsi="Times New Roman" w:cs="Times New Roman"/>
          <w:rPrChange w:id="69" w:author="Srinath Adluri" w:date="2023-01-30T03:28:00Z">
            <w:rPr/>
          </w:rPrChange>
        </w:rPr>
        <w:t xml:space="preserve"> produc</w:t>
      </w:r>
      <w:r w:rsidR="0046510C" w:rsidRPr="00161467">
        <w:rPr>
          <w:rFonts w:ascii="Times New Roman" w:hAnsi="Times New Roman" w:cs="Times New Roman"/>
          <w:rPrChange w:id="70" w:author="Srinath Adluri" w:date="2023-01-30T03:28:00Z">
            <w:rPr/>
          </w:rPrChange>
        </w:rPr>
        <w:t>tion of</w:t>
      </w:r>
      <w:r w:rsidR="002E6EEB" w:rsidRPr="00161467">
        <w:rPr>
          <w:rFonts w:ascii="Times New Roman" w:hAnsi="Times New Roman" w:cs="Times New Roman"/>
          <w:rPrChange w:id="71" w:author="Srinath Adluri" w:date="2023-01-30T03:28:00Z">
            <w:rPr/>
          </w:rPrChange>
        </w:rPr>
        <w:t xml:space="preserve"> certain </w:t>
      </w:r>
      <w:r w:rsidR="00CB1CA0" w:rsidRPr="00161467">
        <w:rPr>
          <w:rFonts w:ascii="Times New Roman" w:hAnsi="Times New Roman" w:cs="Times New Roman"/>
          <w:rPrChange w:id="72" w:author="Srinath Adluri" w:date="2023-01-30T03:28:00Z">
            <w:rPr/>
          </w:rPrChange>
        </w:rPr>
        <w:t xml:space="preserve">bioactive </w:t>
      </w:r>
      <w:r w:rsidR="002E6EEB" w:rsidRPr="00161467">
        <w:rPr>
          <w:rFonts w:ascii="Times New Roman" w:hAnsi="Times New Roman" w:cs="Times New Roman"/>
          <w:rPrChange w:id="73" w:author="Srinath Adluri" w:date="2023-01-30T03:28:00Z">
            <w:rPr/>
          </w:rPrChange>
        </w:rPr>
        <w:t>compounds</w:t>
      </w:r>
      <w:r w:rsidR="004E6924" w:rsidRPr="00161467">
        <w:rPr>
          <w:rFonts w:ascii="Times New Roman" w:hAnsi="Times New Roman" w:cs="Times New Roman"/>
          <w:rPrChange w:id="74" w:author="Srinath Adluri" w:date="2023-01-30T03:28:00Z">
            <w:rPr/>
          </w:rPrChange>
        </w:rPr>
        <w:t xml:space="preserve">. </w:t>
      </w:r>
      <w:moveToRangeStart w:id="75" w:author="Srinath Adluri" w:date="2023-01-30T01:55:00Z" w:name="move125936172"/>
      <w:moveTo w:id="76" w:author="Srinath Adluri" w:date="2023-01-30T01:55:00Z">
        <w:r w:rsidR="00E22C2A" w:rsidRPr="00161467">
          <w:rPr>
            <w:rFonts w:ascii="Times New Roman" w:hAnsi="Times New Roman" w:cs="Times New Roman"/>
            <w:rPrChange w:id="77" w:author="Srinath Adluri" w:date="2023-01-30T03:28:00Z">
              <w:rPr/>
            </w:rPrChange>
          </w:rPr>
          <w:t>The broader term used to describe this mechanism is elicitation.</w:t>
        </w:r>
      </w:moveTo>
      <w:moveToRangeEnd w:id="75"/>
      <w:ins w:id="78" w:author="Srinath Adluri" w:date="2023-01-30T01:55:00Z">
        <w:r w:rsidR="00E22C2A" w:rsidRPr="00161467">
          <w:rPr>
            <w:rFonts w:ascii="Times New Roman" w:hAnsi="Times New Roman" w:cs="Times New Roman"/>
            <w:rPrChange w:id="79" w:author="Srinath Adluri" w:date="2023-01-30T03:28:00Z">
              <w:rPr/>
            </w:rPrChange>
          </w:rPr>
          <w:t xml:space="preserve"> </w:t>
        </w:r>
      </w:ins>
      <w:ins w:id="80" w:author="Srinath Adluri" w:date="2023-01-30T01:56:00Z">
        <w:r w:rsidR="00E22C2A" w:rsidRPr="00161467">
          <w:rPr>
            <w:rFonts w:ascii="Times New Roman" w:hAnsi="Times New Roman" w:cs="Times New Roman"/>
            <w:rPrChange w:id="81" w:author="Srinath Adluri" w:date="2023-01-30T03:28:00Z">
              <w:rPr/>
            </w:rPrChange>
          </w:rPr>
          <w:t>Many of the medicinally important secondary metabolites produced in response to elicitation</w:t>
        </w:r>
      </w:ins>
      <w:ins w:id="82" w:author="Srinath Adluri" w:date="2023-01-30T01:57:00Z">
        <w:r w:rsidR="00B60E5A" w:rsidRPr="00161467">
          <w:rPr>
            <w:rFonts w:ascii="Times New Roman" w:hAnsi="Times New Roman" w:cs="Times New Roman"/>
            <w:rPrChange w:id="83" w:author="Srinath Adluri" w:date="2023-01-30T03:28:00Z">
              <w:rPr/>
            </w:rPrChange>
          </w:rPr>
          <w:t xml:space="preserve"> </w:t>
        </w:r>
        <w:r w:rsidR="00B60E5A" w:rsidRPr="00161467">
          <w:rPr>
            <w:rFonts w:ascii="Times New Roman" w:hAnsi="Times New Roman" w:cs="Times New Roman"/>
            <w:rPrChange w:id="84" w:author="Srinath Adluri" w:date="2023-01-30T03:28:00Z">
              <w:rPr/>
            </w:rPrChange>
          </w:rPr>
          <w:t>exhibit properties such as anti-viral, anti-inflammatory, anti-bacterial, anti-oxidant and others.</w:t>
        </w:r>
      </w:ins>
      <w:ins w:id="85" w:author="Srinath Adluri" w:date="2023-01-30T01:56:00Z">
        <w:r w:rsidR="00E22C2A" w:rsidRPr="00161467">
          <w:rPr>
            <w:rFonts w:ascii="Times New Roman" w:hAnsi="Times New Roman" w:cs="Times New Roman"/>
            <w:rPrChange w:id="86" w:author="Srinath Adluri" w:date="2023-01-30T03:28:00Z">
              <w:rPr/>
            </w:rPrChange>
          </w:rPr>
          <w:t xml:space="preserve"> </w:t>
        </w:r>
      </w:ins>
      <w:r w:rsidR="004E6924" w:rsidRPr="00161467">
        <w:rPr>
          <w:rFonts w:ascii="Times New Roman" w:hAnsi="Times New Roman" w:cs="Times New Roman"/>
          <w:rPrChange w:id="87" w:author="Srinath Adluri" w:date="2023-01-30T03:28:00Z">
            <w:rPr/>
          </w:rPrChange>
        </w:rPr>
        <w:t>These compounds</w:t>
      </w:r>
      <w:ins w:id="88" w:author="Srinath Adluri" w:date="2023-01-30T01:57:00Z">
        <w:r w:rsidR="009C52FC" w:rsidRPr="00161467">
          <w:rPr>
            <w:rFonts w:ascii="Times New Roman" w:hAnsi="Times New Roman" w:cs="Times New Roman"/>
            <w:rPrChange w:id="89" w:author="Srinath Adluri" w:date="2023-01-30T03:28:00Z">
              <w:rPr/>
            </w:rPrChange>
          </w:rPr>
          <w:t xml:space="preserve"> </w:t>
        </w:r>
      </w:ins>
      <w:del w:id="90" w:author="Srinath Adluri" w:date="2023-01-30T01:57:00Z">
        <w:r w:rsidR="002E6EEB" w:rsidRPr="00161467" w:rsidDel="009C52FC">
          <w:rPr>
            <w:rFonts w:ascii="Times New Roman" w:hAnsi="Times New Roman" w:cs="Times New Roman"/>
            <w:rPrChange w:id="91" w:author="Srinath Adluri" w:date="2023-01-30T03:28:00Z">
              <w:rPr/>
            </w:rPrChange>
          </w:rPr>
          <w:delText xml:space="preserve"> </w:delText>
        </w:r>
      </w:del>
      <w:r w:rsidR="00A34065" w:rsidRPr="00161467">
        <w:rPr>
          <w:rFonts w:ascii="Times New Roman" w:hAnsi="Times New Roman" w:cs="Times New Roman"/>
          <w:rPrChange w:id="92" w:author="Srinath Adluri" w:date="2023-01-30T03:28:00Z">
            <w:rPr/>
          </w:rPrChange>
        </w:rPr>
        <w:t>help the plants to adopt to the changing e</w:t>
      </w:r>
      <w:r w:rsidR="00FA2D4F" w:rsidRPr="00161467">
        <w:rPr>
          <w:rFonts w:ascii="Times New Roman" w:hAnsi="Times New Roman" w:cs="Times New Roman"/>
          <w:rPrChange w:id="93" w:author="Srinath Adluri" w:date="2023-01-30T03:28:00Z">
            <w:rPr/>
          </w:rPrChange>
        </w:rPr>
        <w:t>nvironmental</w:t>
      </w:r>
      <w:r w:rsidR="00A34065" w:rsidRPr="00161467">
        <w:rPr>
          <w:rFonts w:ascii="Times New Roman" w:hAnsi="Times New Roman" w:cs="Times New Roman"/>
          <w:rPrChange w:id="94" w:author="Srinath Adluri" w:date="2023-01-30T03:28:00Z">
            <w:rPr/>
          </w:rPrChange>
        </w:rPr>
        <w:t xml:space="preserve"> conditions</w:t>
      </w:r>
      <w:ins w:id="95" w:author="Srinath Adluri" w:date="2023-01-30T01:57:00Z">
        <w:r w:rsidR="009C52FC" w:rsidRPr="00161467">
          <w:rPr>
            <w:rFonts w:ascii="Times New Roman" w:hAnsi="Times New Roman" w:cs="Times New Roman"/>
            <w:rPrChange w:id="96" w:author="Srinath Adluri" w:date="2023-01-30T03:28:00Z">
              <w:rPr/>
            </w:rPrChange>
          </w:rPr>
          <w:t>.</w:t>
        </w:r>
      </w:ins>
      <w:del w:id="97" w:author="Srinath Adluri" w:date="2023-01-30T01:36:00Z">
        <w:r w:rsidR="00643518" w:rsidRPr="00161467" w:rsidDel="004924C4">
          <w:rPr>
            <w:rFonts w:ascii="Times New Roman" w:hAnsi="Times New Roman" w:cs="Times New Roman"/>
            <w:rPrChange w:id="98" w:author="Srinath Adluri" w:date="2023-01-30T03:28:00Z">
              <w:rPr/>
            </w:rPrChange>
          </w:rPr>
          <w:delText xml:space="preserve"> </w:delText>
        </w:r>
        <w:r w:rsidR="00C65EB8" w:rsidRPr="00161467" w:rsidDel="004924C4">
          <w:rPr>
            <w:rFonts w:ascii="Times New Roman" w:hAnsi="Times New Roman" w:cs="Times New Roman"/>
            <w:rPrChange w:id="99" w:author="Srinath Adluri" w:date="2023-01-30T03:28:00Z">
              <w:rPr/>
            </w:rPrChange>
          </w:rPr>
          <w:delText>that</w:delText>
        </w:r>
      </w:del>
      <w:r w:rsidR="00A553F9" w:rsidRPr="00161467">
        <w:rPr>
          <w:rFonts w:ascii="Times New Roman" w:hAnsi="Times New Roman" w:cs="Times New Roman"/>
          <w:rPrChange w:id="100" w:author="Srinath Adluri" w:date="2023-01-30T03:28:00Z">
            <w:rPr/>
          </w:rPrChange>
        </w:rPr>
        <w:t xml:space="preserve"> </w:t>
      </w:r>
      <w:del w:id="101" w:author="Srinath Adluri" w:date="2023-01-30T01:57:00Z">
        <w:r w:rsidR="00CB1CA0" w:rsidRPr="00161467" w:rsidDel="00B60E5A">
          <w:rPr>
            <w:rFonts w:ascii="Times New Roman" w:hAnsi="Times New Roman" w:cs="Times New Roman"/>
            <w:rPrChange w:id="102" w:author="Srinath Adluri" w:date="2023-01-30T03:28:00Z">
              <w:rPr/>
            </w:rPrChange>
          </w:rPr>
          <w:delText xml:space="preserve">exhibit </w:delText>
        </w:r>
        <w:r w:rsidR="004007EC" w:rsidRPr="00161467" w:rsidDel="00B60E5A">
          <w:rPr>
            <w:rFonts w:ascii="Times New Roman" w:hAnsi="Times New Roman" w:cs="Times New Roman"/>
            <w:rPrChange w:id="103" w:author="Srinath Adluri" w:date="2023-01-30T03:28:00Z">
              <w:rPr/>
            </w:rPrChange>
          </w:rPr>
          <w:delText>many significant properties such as anti-viral, anti-inflammatory, anti</w:delText>
        </w:r>
        <w:r w:rsidR="00830FE3" w:rsidRPr="00161467" w:rsidDel="00B60E5A">
          <w:rPr>
            <w:rFonts w:ascii="Times New Roman" w:hAnsi="Times New Roman" w:cs="Times New Roman"/>
            <w:rPrChange w:id="104" w:author="Srinath Adluri" w:date="2023-01-30T03:28:00Z">
              <w:rPr/>
            </w:rPrChange>
          </w:rPr>
          <w:delText xml:space="preserve">-bacterial, anti-oxidant and </w:delText>
        </w:r>
        <w:r w:rsidR="00FD79EA" w:rsidRPr="00161467" w:rsidDel="00B60E5A">
          <w:rPr>
            <w:rFonts w:ascii="Times New Roman" w:hAnsi="Times New Roman" w:cs="Times New Roman"/>
            <w:rPrChange w:id="105" w:author="Srinath Adluri" w:date="2023-01-30T03:28:00Z">
              <w:rPr/>
            </w:rPrChange>
          </w:rPr>
          <w:delText>others.</w:delText>
        </w:r>
        <w:r w:rsidR="00D16FA3" w:rsidRPr="00161467" w:rsidDel="00B60E5A">
          <w:rPr>
            <w:rFonts w:ascii="Times New Roman" w:hAnsi="Times New Roman" w:cs="Times New Roman"/>
            <w:rPrChange w:id="106" w:author="Srinath Adluri" w:date="2023-01-30T03:28:00Z">
              <w:rPr/>
            </w:rPrChange>
          </w:rPr>
          <w:delText xml:space="preserve"> </w:delText>
        </w:r>
      </w:del>
      <w:moveFromRangeStart w:id="107" w:author="Srinath Adluri" w:date="2023-01-30T01:55:00Z" w:name="move125936172"/>
      <w:moveFrom w:id="108" w:author="Srinath Adluri" w:date="2023-01-30T01:55:00Z">
        <w:r w:rsidR="00F06189" w:rsidRPr="00161467" w:rsidDel="005F49BA">
          <w:rPr>
            <w:rFonts w:ascii="Times New Roman" w:hAnsi="Times New Roman" w:cs="Times New Roman"/>
            <w:rPrChange w:id="109" w:author="Srinath Adluri" w:date="2023-01-30T03:28:00Z">
              <w:rPr/>
            </w:rPrChange>
          </w:rPr>
          <w:t xml:space="preserve">The </w:t>
        </w:r>
        <w:r w:rsidR="00035938" w:rsidRPr="00161467" w:rsidDel="005F49BA">
          <w:rPr>
            <w:rFonts w:ascii="Times New Roman" w:hAnsi="Times New Roman" w:cs="Times New Roman"/>
            <w:rPrChange w:id="110" w:author="Srinath Adluri" w:date="2023-01-30T03:28:00Z">
              <w:rPr/>
            </w:rPrChange>
          </w:rPr>
          <w:t xml:space="preserve">broader term </w:t>
        </w:r>
        <w:r w:rsidR="003C2EE4" w:rsidRPr="00161467" w:rsidDel="005F49BA">
          <w:rPr>
            <w:rFonts w:ascii="Times New Roman" w:hAnsi="Times New Roman" w:cs="Times New Roman"/>
            <w:rPrChange w:id="111" w:author="Srinath Adluri" w:date="2023-01-30T03:28:00Z">
              <w:rPr/>
            </w:rPrChange>
          </w:rPr>
          <w:t>used to describe th</w:t>
        </w:r>
        <w:r w:rsidR="001F4B4F" w:rsidRPr="00161467" w:rsidDel="005F49BA">
          <w:rPr>
            <w:rFonts w:ascii="Times New Roman" w:hAnsi="Times New Roman" w:cs="Times New Roman"/>
            <w:rPrChange w:id="112" w:author="Srinath Adluri" w:date="2023-01-30T03:28:00Z">
              <w:rPr/>
            </w:rPrChange>
          </w:rPr>
          <w:t>is</w:t>
        </w:r>
        <w:r w:rsidR="003C2EE4" w:rsidRPr="00161467" w:rsidDel="005F49BA">
          <w:rPr>
            <w:rFonts w:ascii="Times New Roman" w:hAnsi="Times New Roman" w:cs="Times New Roman"/>
            <w:rPrChange w:id="113" w:author="Srinath Adluri" w:date="2023-01-30T03:28:00Z">
              <w:rPr/>
            </w:rPrChange>
          </w:rPr>
          <w:t xml:space="preserve"> mechanism is elicitation. </w:t>
        </w:r>
      </w:moveFrom>
      <w:moveFromRangeEnd w:id="107"/>
      <w:ins w:id="114" w:author="Srinath Adluri" w:date="2023-01-29T05:27:00Z">
        <w:r w:rsidR="00A7130E" w:rsidRPr="00161467">
          <w:rPr>
            <w:rFonts w:ascii="Times New Roman" w:hAnsi="Times New Roman" w:cs="Times New Roman"/>
            <w:rPrChange w:id="115" w:author="Srinath Adluri" w:date="2023-01-30T03:28:00Z">
              <w:rPr/>
            </w:rPrChange>
          </w:rPr>
          <w:t xml:space="preserve">The strategy of elicitation </w:t>
        </w:r>
      </w:ins>
      <w:ins w:id="116" w:author="Srinath Adluri" w:date="2023-01-29T05:30:00Z">
        <w:r w:rsidR="00ED3897" w:rsidRPr="00161467">
          <w:rPr>
            <w:rFonts w:ascii="Times New Roman" w:hAnsi="Times New Roman" w:cs="Times New Roman"/>
            <w:rPrChange w:id="117" w:author="Srinath Adluri" w:date="2023-01-30T03:28:00Z">
              <w:rPr/>
            </w:rPrChange>
          </w:rPr>
          <w:t>is cu</w:t>
        </w:r>
      </w:ins>
      <w:ins w:id="118" w:author="Srinath Adluri" w:date="2023-01-29T05:31:00Z">
        <w:r w:rsidR="00ED3897" w:rsidRPr="00161467">
          <w:rPr>
            <w:rFonts w:ascii="Times New Roman" w:hAnsi="Times New Roman" w:cs="Times New Roman"/>
            <w:rPrChange w:id="119" w:author="Srinath Adluri" w:date="2023-01-30T03:28:00Z">
              <w:rPr/>
            </w:rPrChange>
          </w:rPr>
          <w:t>rrently</w:t>
        </w:r>
      </w:ins>
      <w:ins w:id="120" w:author="Srinath Adluri" w:date="2023-01-29T05:27:00Z">
        <w:r w:rsidR="00A7130E" w:rsidRPr="00161467">
          <w:rPr>
            <w:rFonts w:ascii="Times New Roman" w:hAnsi="Times New Roman" w:cs="Times New Roman"/>
            <w:rPrChange w:id="121" w:author="Srinath Adluri" w:date="2023-01-30T03:28:00Z">
              <w:rPr/>
            </w:rPrChange>
          </w:rPr>
          <w:t xml:space="preserve"> employed </w:t>
        </w:r>
        <w:r w:rsidR="00A7130E" w:rsidRPr="00161467">
          <w:rPr>
            <w:rFonts w:ascii="Times New Roman" w:hAnsi="Times New Roman" w:cs="Times New Roman"/>
            <w:i/>
            <w:iCs/>
            <w:rPrChange w:id="122" w:author="Srinath Adluri" w:date="2023-01-30T03:28:00Z">
              <w:rPr>
                <w:i/>
                <w:iCs/>
              </w:rPr>
            </w:rPrChange>
          </w:rPr>
          <w:t>in vitro</w:t>
        </w:r>
      </w:ins>
      <w:ins w:id="123" w:author="Srinath Adluri" w:date="2023-01-29T05:28:00Z">
        <w:r w:rsidR="005A7882" w:rsidRPr="00161467">
          <w:rPr>
            <w:rFonts w:ascii="Times New Roman" w:hAnsi="Times New Roman" w:cs="Times New Roman"/>
            <w:rPrChange w:id="124" w:author="Srinath Adluri" w:date="2023-01-30T03:28:00Z">
              <w:rPr/>
            </w:rPrChange>
          </w:rPr>
          <w:t>,</w:t>
        </w:r>
      </w:ins>
      <w:ins w:id="125" w:author="Srinath Adluri" w:date="2023-01-29T05:27:00Z">
        <w:r w:rsidR="00A7130E" w:rsidRPr="00161467">
          <w:rPr>
            <w:rFonts w:ascii="Times New Roman" w:hAnsi="Times New Roman" w:cs="Times New Roman"/>
            <w:rPrChange w:id="126" w:author="Srinath Adluri" w:date="2023-01-30T03:28:00Z">
              <w:rPr/>
            </w:rPrChange>
          </w:rPr>
          <w:t xml:space="preserve"> </w:t>
        </w:r>
      </w:ins>
      <w:ins w:id="127" w:author="Srinath Adluri" w:date="2023-01-29T05:28:00Z">
        <w:r w:rsidR="00A7130E" w:rsidRPr="00161467">
          <w:rPr>
            <w:rFonts w:ascii="Times New Roman" w:hAnsi="Times New Roman" w:cs="Times New Roman"/>
            <w:rPrChange w:id="128" w:author="Srinath Adluri" w:date="2023-01-30T03:28:00Z">
              <w:rPr/>
            </w:rPrChange>
          </w:rPr>
          <w:t>using plant tissue culture</w:t>
        </w:r>
        <w:r w:rsidR="005A7882" w:rsidRPr="00161467">
          <w:rPr>
            <w:rFonts w:ascii="Times New Roman" w:hAnsi="Times New Roman" w:cs="Times New Roman"/>
            <w:rPrChange w:id="129" w:author="Srinath Adluri" w:date="2023-01-30T03:28:00Z">
              <w:rPr/>
            </w:rPrChange>
          </w:rPr>
          <w:t xml:space="preserve"> </w:t>
        </w:r>
      </w:ins>
      <w:ins w:id="130" w:author="Srinath Adluri" w:date="2023-01-29T05:30:00Z">
        <w:r w:rsidR="00ED3897" w:rsidRPr="00161467">
          <w:rPr>
            <w:rFonts w:ascii="Times New Roman" w:hAnsi="Times New Roman" w:cs="Times New Roman"/>
            <w:rPrChange w:id="131" w:author="Srinath Adluri" w:date="2023-01-30T03:28:00Z">
              <w:rPr/>
            </w:rPrChange>
          </w:rPr>
          <w:t>for the enhanced production of</w:t>
        </w:r>
      </w:ins>
      <w:ins w:id="132" w:author="Srinath Adluri" w:date="2023-01-29T05:28:00Z">
        <w:r w:rsidR="005A7882" w:rsidRPr="00161467">
          <w:rPr>
            <w:rFonts w:ascii="Times New Roman" w:hAnsi="Times New Roman" w:cs="Times New Roman"/>
            <w:rPrChange w:id="133" w:author="Srinath Adluri" w:date="2023-01-30T03:28:00Z">
              <w:rPr/>
            </w:rPrChange>
          </w:rPr>
          <w:t xml:space="preserve"> various </w:t>
        </w:r>
        <w:r w:rsidR="00DE149A" w:rsidRPr="00161467">
          <w:rPr>
            <w:rFonts w:ascii="Times New Roman" w:hAnsi="Times New Roman" w:cs="Times New Roman"/>
            <w:rPrChange w:id="134" w:author="Srinath Adluri" w:date="2023-01-30T03:28:00Z">
              <w:rPr/>
            </w:rPrChange>
          </w:rPr>
          <w:t>commercially significant secondary metabolite</w:t>
        </w:r>
      </w:ins>
      <w:ins w:id="135" w:author="Srinath Adluri" w:date="2023-01-29T05:29:00Z">
        <w:r w:rsidR="00DE149A" w:rsidRPr="00161467">
          <w:rPr>
            <w:rFonts w:ascii="Times New Roman" w:hAnsi="Times New Roman" w:cs="Times New Roman"/>
            <w:rPrChange w:id="136" w:author="Srinath Adluri" w:date="2023-01-30T03:28:00Z">
              <w:rPr/>
            </w:rPrChange>
          </w:rPr>
          <w:t>s</w:t>
        </w:r>
      </w:ins>
      <w:ins w:id="137" w:author="Srinath Adluri" w:date="2023-01-29T05:30:00Z">
        <w:r w:rsidR="00ED3897" w:rsidRPr="00161467">
          <w:rPr>
            <w:rFonts w:ascii="Times New Roman" w:hAnsi="Times New Roman" w:cs="Times New Roman"/>
            <w:rPrChange w:id="138" w:author="Srinath Adluri" w:date="2023-01-30T03:28:00Z">
              <w:rPr/>
            </w:rPrChange>
          </w:rPr>
          <w:t>.</w:t>
        </w:r>
      </w:ins>
      <w:ins w:id="139" w:author="Srinath Adluri" w:date="2023-01-29T05:29:00Z">
        <w:r w:rsidR="00DE149A" w:rsidRPr="00161467">
          <w:rPr>
            <w:rFonts w:ascii="Times New Roman" w:hAnsi="Times New Roman" w:cs="Times New Roman"/>
            <w:rPrChange w:id="140" w:author="Srinath Adluri" w:date="2023-01-30T03:28:00Z">
              <w:rPr/>
            </w:rPrChange>
          </w:rPr>
          <w:t xml:space="preserve"> </w:t>
        </w:r>
      </w:ins>
      <w:ins w:id="141" w:author="Srinath Adluri" w:date="2023-01-30T01:44:00Z">
        <w:r w:rsidR="00FF27DF" w:rsidRPr="00161467">
          <w:rPr>
            <w:rFonts w:ascii="Times New Roman" w:hAnsi="Times New Roman" w:cs="Times New Roman"/>
            <w:rPrChange w:id="142" w:author="Srinath Adluri" w:date="2023-01-30T03:28:00Z">
              <w:rPr/>
            </w:rPrChange>
          </w:rPr>
          <w:t xml:space="preserve">The </w:t>
        </w:r>
      </w:ins>
      <w:ins w:id="143" w:author="Srinath Adluri" w:date="2023-01-30T01:45:00Z">
        <w:r w:rsidR="00A913B6" w:rsidRPr="00161467">
          <w:rPr>
            <w:rFonts w:ascii="Times New Roman" w:hAnsi="Times New Roman" w:cs="Times New Roman"/>
            <w:rPrChange w:id="144" w:author="Srinath Adluri" w:date="2023-01-30T03:28:00Z">
              <w:rPr/>
            </w:rPrChange>
          </w:rPr>
          <w:t xml:space="preserve">exogenous compounds added to the medium </w:t>
        </w:r>
        <w:r w:rsidR="002E5C56" w:rsidRPr="00161467">
          <w:rPr>
            <w:rFonts w:ascii="Times New Roman" w:hAnsi="Times New Roman" w:cs="Times New Roman"/>
            <w:rPrChange w:id="145" w:author="Srinath Adluri" w:date="2023-01-30T03:28:00Z">
              <w:rPr/>
            </w:rPrChange>
          </w:rPr>
          <w:t>for elicitation are termed as elicitors</w:t>
        </w:r>
      </w:ins>
      <w:ins w:id="146" w:author="Srinath Adluri" w:date="2023-01-30T03:30:00Z">
        <w:r w:rsidR="009825EA">
          <w:rPr>
            <w:rFonts w:ascii="Times New Roman" w:hAnsi="Times New Roman" w:cs="Times New Roman"/>
          </w:rPr>
          <w:t>, w</w:t>
        </w:r>
      </w:ins>
      <w:ins w:id="147" w:author="Srinath Adluri" w:date="2023-01-30T03:31:00Z">
        <w:r w:rsidR="009825EA">
          <w:rPr>
            <w:rFonts w:ascii="Times New Roman" w:hAnsi="Times New Roman" w:cs="Times New Roman"/>
          </w:rPr>
          <w:t xml:space="preserve">hich can have biotic and abiotic origin. </w:t>
        </w:r>
      </w:ins>
      <w:ins w:id="148" w:author="Srinath Adluri" w:date="2023-01-30T01:52:00Z">
        <w:r w:rsidR="00340578" w:rsidRPr="00161467">
          <w:rPr>
            <w:rFonts w:ascii="Times New Roman" w:hAnsi="Times New Roman" w:cs="Times New Roman"/>
            <w:rPrChange w:id="149" w:author="Srinath Adluri" w:date="2023-01-30T03:28:00Z">
              <w:rPr/>
            </w:rPrChange>
          </w:rPr>
          <w:t>The stress response induced in plants</w:t>
        </w:r>
      </w:ins>
      <w:ins w:id="150" w:author="Srinath Adluri" w:date="2023-01-30T03:31:00Z">
        <w:r w:rsidR="00F0761C">
          <w:rPr>
            <w:rFonts w:ascii="Times New Roman" w:hAnsi="Times New Roman" w:cs="Times New Roman"/>
          </w:rPr>
          <w:t>, by elicitati</w:t>
        </w:r>
      </w:ins>
      <w:ins w:id="151" w:author="Srinath Adluri" w:date="2023-01-30T03:32:00Z">
        <w:r w:rsidR="00F0761C">
          <w:rPr>
            <w:rFonts w:ascii="Times New Roman" w:hAnsi="Times New Roman" w:cs="Times New Roman"/>
          </w:rPr>
          <w:t>on</w:t>
        </w:r>
      </w:ins>
      <w:ins w:id="152" w:author="Srinath Adluri" w:date="2023-01-30T01:52:00Z">
        <w:r w:rsidR="00340578" w:rsidRPr="00161467">
          <w:rPr>
            <w:rFonts w:ascii="Times New Roman" w:hAnsi="Times New Roman" w:cs="Times New Roman"/>
            <w:rPrChange w:id="153" w:author="Srinath Adluri" w:date="2023-01-30T03:28:00Z">
              <w:rPr/>
            </w:rPrChange>
          </w:rPr>
          <w:t xml:space="preserve"> </w:t>
        </w:r>
        <w:r w:rsidR="000D263F" w:rsidRPr="00161467">
          <w:rPr>
            <w:rFonts w:ascii="Times New Roman" w:hAnsi="Times New Roman" w:cs="Times New Roman"/>
            <w:rPrChange w:id="154" w:author="Srinath Adluri" w:date="2023-01-30T03:28:00Z">
              <w:rPr/>
            </w:rPrChange>
          </w:rPr>
          <w:t xml:space="preserve">leads to the activation of some genes and deactivation of some other genes, which would further </w:t>
        </w:r>
      </w:ins>
      <w:ins w:id="155" w:author="Srinath Adluri" w:date="2023-01-30T01:53:00Z">
        <w:r w:rsidR="00364D09" w:rsidRPr="00161467">
          <w:rPr>
            <w:rFonts w:ascii="Times New Roman" w:hAnsi="Times New Roman" w:cs="Times New Roman"/>
            <w:rPrChange w:id="156" w:author="Srinath Adluri" w:date="2023-01-30T03:28:00Z">
              <w:rPr/>
            </w:rPrChange>
          </w:rPr>
          <w:t xml:space="preserve">aid to </w:t>
        </w:r>
        <w:r w:rsidR="004C0969" w:rsidRPr="00161467">
          <w:rPr>
            <w:rFonts w:ascii="Times New Roman" w:hAnsi="Times New Roman" w:cs="Times New Roman"/>
            <w:rPrChange w:id="157" w:author="Srinath Adluri" w:date="2023-01-30T03:28:00Z">
              <w:rPr/>
            </w:rPrChange>
          </w:rPr>
          <w:t xml:space="preserve">establish the biosynthetic </w:t>
        </w:r>
      </w:ins>
      <w:ins w:id="158" w:author="Srinath Adluri" w:date="2023-01-30T01:54:00Z">
        <w:r w:rsidR="004C0969" w:rsidRPr="00161467">
          <w:rPr>
            <w:rFonts w:ascii="Times New Roman" w:hAnsi="Times New Roman" w:cs="Times New Roman"/>
            <w:rPrChange w:id="159" w:author="Srinath Adluri" w:date="2023-01-30T03:28:00Z">
              <w:rPr/>
            </w:rPrChange>
          </w:rPr>
          <w:t xml:space="preserve">pathways </w:t>
        </w:r>
        <w:r w:rsidR="007B0574" w:rsidRPr="00161467">
          <w:rPr>
            <w:rFonts w:ascii="Times New Roman" w:hAnsi="Times New Roman" w:cs="Times New Roman"/>
            <w:rPrChange w:id="160" w:author="Srinath Adluri" w:date="2023-01-30T03:28:00Z">
              <w:rPr/>
            </w:rPrChange>
          </w:rPr>
          <w:t>of secondary met</w:t>
        </w:r>
      </w:ins>
      <w:ins w:id="161" w:author="Srinath Adluri" w:date="2023-01-30T03:39:00Z">
        <w:r w:rsidR="00E14DF8">
          <w:rPr>
            <w:rFonts w:ascii="Times New Roman" w:hAnsi="Times New Roman" w:cs="Times New Roman"/>
          </w:rPr>
          <w:t>abolites.</w:t>
        </w:r>
      </w:ins>
      <w:ins w:id="162" w:author="Srinath Adluri" w:date="2023-01-30T03:48:00Z">
        <w:r w:rsidR="00C11BF6">
          <w:rPr>
            <w:rFonts w:ascii="Times New Roman" w:hAnsi="Times New Roman" w:cs="Times New Roman"/>
          </w:rPr>
          <w:t xml:space="preserve"> Accordingly</w:t>
        </w:r>
      </w:ins>
      <w:ins w:id="163" w:author="Srinath Adluri" w:date="2023-01-30T03:49:00Z">
        <w:r w:rsidR="00C11BF6">
          <w:rPr>
            <w:rFonts w:ascii="Times New Roman" w:hAnsi="Times New Roman" w:cs="Times New Roman"/>
          </w:rPr>
          <w:t xml:space="preserve">, </w:t>
        </w:r>
        <w:r w:rsidR="00176D9D">
          <w:rPr>
            <w:rFonts w:ascii="Times New Roman" w:hAnsi="Times New Roman" w:cs="Times New Roman"/>
          </w:rPr>
          <w:t xml:space="preserve">elicitation technique can be a valuable tool </w:t>
        </w:r>
        <w:r w:rsidR="00C546F5">
          <w:rPr>
            <w:rFonts w:ascii="Times New Roman" w:hAnsi="Times New Roman" w:cs="Times New Roman"/>
          </w:rPr>
          <w:t xml:space="preserve">for the enhanced production of various secondary metabolites </w:t>
        </w:r>
      </w:ins>
      <w:ins w:id="164" w:author="Srinath Adluri" w:date="2023-01-30T03:50:00Z">
        <w:r w:rsidR="00033FB6">
          <w:rPr>
            <w:rFonts w:ascii="Times New Roman" w:hAnsi="Times New Roman" w:cs="Times New Roman"/>
          </w:rPr>
          <w:t xml:space="preserve">and also aids in </w:t>
        </w:r>
        <w:r w:rsidR="00475AF7">
          <w:rPr>
            <w:rFonts w:ascii="Times New Roman" w:hAnsi="Times New Roman" w:cs="Times New Roman"/>
          </w:rPr>
          <w:t xml:space="preserve">understanding </w:t>
        </w:r>
      </w:ins>
      <w:ins w:id="165" w:author="Srinath Adluri" w:date="2023-01-30T03:51:00Z">
        <w:r w:rsidR="00475AF7">
          <w:rPr>
            <w:rFonts w:ascii="Times New Roman" w:hAnsi="Times New Roman" w:cs="Times New Roman"/>
          </w:rPr>
          <w:t xml:space="preserve">the </w:t>
        </w:r>
        <w:r w:rsidR="00104B9F">
          <w:rPr>
            <w:rFonts w:ascii="Times New Roman" w:hAnsi="Times New Roman" w:cs="Times New Roman"/>
          </w:rPr>
          <w:t xml:space="preserve">biosynthetic pathways. </w:t>
        </w:r>
      </w:ins>
      <w:ins w:id="166" w:author="Srinath Adluri" w:date="2023-01-30T03:48:00Z">
        <w:r w:rsidR="00C11BF6">
          <w:rPr>
            <w:rFonts w:ascii="Times New Roman" w:hAnsi="Times New Roman" w:cs="Times New Roman"/>
          </w:rPr>
          <w:t xml:space="preserve"> </w:t>
        </w:r>
      </w:ins>
      <w:del w:id="167" w:author="Srinath Adluri" w:date="2023-01-29T05:23:00Z">
        <w:r w:rsidR="002740D3" w:rsidDel="00056D38">
          <w:delText xml:space="preserve"> </w:delText>
        </w:r>
      </w:del>
    </w:p>
    <w:sectPr w:rsidR="00F04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rinath Adluri">
    <w15:presenceInfo w15:providerId="Windows Live" w15:userId="ca8c30c4cc3699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EB"/>
    <w:rsid w:val="00033FB6"/>
    <w:rsid w:val="00035938"/>
    <w:rsid w:val="00056D38"/>
    <w:rsid w:val="00083D9B"/>
    <w:rsid w:val="000D263F"/>
    <w:rsid w:val="00104B9F"/>
    <w:rsid w:val="00161467"/>
    <w:rsid w:val="00175475"/>
    <w:rsid w:val="00176D9D"/>
    <w:rsid w:val="001C3CFC"/>
    <w:rsid w:val="001C3DAF"/>
    <w:rsid w:val="001F4B4F"/>
    <w:rsid w:val="001F5B94"/>
    <w:rsid w:val="00211E7B"/>
    <w:rsid w:val="002740D3"/>
    <w:rsid w:val="002A19B8"/>
    <w:rsid w:val="002E5C56"/>
    <w:rsid w:val="002E6EEB"/>
    <w:rsid w:val="00340578"/>
    <w:rsid w:val="003614DE"/>
    <w:rsid w:val="00364D09"/>
    <w:rsid w:val="003C2EE4"/>
    <w:rsid w:val="004007EC"/>
    <w:rsid w:val="004040CA"/>
    <w:rsid w:val="0046510C"/>
    <w:rsid w:val="004742F4"/>
    <w:rsid w:val="00475AF7"/>
    <w:rsid w:val="004924C4"/>
    <w:rsid w:val="004A13DF"/>
    <w:rsid w:val="004C0969"/>
    <w:rsid w:val="004D6C82"/>
    <w:rsid w:val="004E6924"/>
    <w:rsid w:val="004F1A96"/>
    <w:rsid w:val="00533E2E"/>
    <w:rsid w:val="005A7882"/>
    <w:rsid w:val="005E60FF"/>
    <w:rsid w:val="005F49BA"/>
    <w:rsid w:val="005F7EC8"/>
    <w:rsid w:val="006103CC"/>
    <w:rsid w:val="00643518"/>
    <w:rsid w:val="00721C54"/>
    <w:rsid w:val="007B0574"/>
    <w:rsid w:val="007C265E"/>
    <w:rsid w:val="007C6AC8"/>
    <w:rsid w:val="00830FE3"/>
    <w:rsid w:val="0089059D"/>
    <w:rsid w:val="008C60BC"/>
    <w:rsid w:val="008D7ED9"/>
    <w:rsid w:val="008E1E8C"/>
    <w:rsid w:val="00957822"/>
    <w:rsid w:val="00962892"/>
    <w:rsid w:val="009825EA"/>
    <w:rsid w:val="009B602A"/>
    <w:rsid w:val="009C52FC"/>
    <w:rsid w:val="00A01F9E"/>
    <w:rsid w:val="00A34065"/>
    <w:rsid w:val="00A372D6"/>
    <w:rsid w:val="00A553F9"/>
    <w:rsid w:val="00A7130E"/>
    <w:rsid w:val="00A913B6"/>
    <w:rsid w:val="00AD221B"/>
    <w:rsid w:val="00AD24D3"/>
    <w:rsid w:val="00B60E5A"/>
    <w:rsid w:val="00B64706"/>
    <w:rsid w:val="00BC61FD"/>
    <w:rsid w:val="00C11BF6"/>
    <w:rsid w:val="00C546F5"/>
    <w:rsid w:val="00C65EB8"/>
    <w:rsid w:val="00C75636"/>
    <w:rsid w:val="00CB1CA0"/>
    <w:rsid w:val="00D16FA3"/>
    <w:rsid w:val="00D22477"/>
    <w:rsid w:val="00DE149A"/>
    <w:rsid w:val="00E14DF8"/>
    <w:rsid w:val="00E22C2A"/>
    <w:rsid w:val="00E46EC9"/>
    <w:rsid w:val="00E71558"/>
    <w:rsid w:val="00ED36E6"/>
    <w:rsid w:val="00ED3897"/>
    <w:rsid w:val="00F0411F"/>
    <w:rsid w:val="00F06189"/>
    <w:rsid w:val="00F0761C"/>
    <w:rsid w:val="00F12C22"/>
    <w:rsid w:val="00FA2D4F"/>
    <w:rsid w:val="00FB159B"/>
    <w:rsid w:val="00FD79EA"/>
    <w:rsid w:val="00FE0346"/>
    <w:rsid w:val="00FF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5A12"/>
  <w15:chartTrackingRefBased/>
  <w15:docId w15:val="{62640866-771C-4A51-A24A-5F5EBE0E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647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Adluri</dc:creator>
  <cp:keywords/>
  <dc:description/>
  <cp:lastModifiedBy>Srinath Adluri</cp:lastModifiedBy>
  <cp:revision>95</cp:revision>
  <dcterms:created xsi:type="dcterms:W3CDTF">2023-01-29T09:18:00Z</dcterms:created>
  <dcterms:modified xsi:type="dcterms:W3CDTF">2023-01-30T09:20:00Z</dcterms:modified>
</cp:coreProperties>
</file>